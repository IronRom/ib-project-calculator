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230B454" w14:textId="77777777" w:rsidR="00A27033" w:rsidRDefault="00A27033">
      <w:pPr>
        <w:shd w:val="clear" w:color="auto" w:fill="FFFFFF"/>
        <w:spacing w:after="0" w:line="240" w:lineRule="auto"/>
        <w:jc w:val="right"/>
        <w:rPr>
          <w:rFonts w:ascii="Times New Roman" w:eastAsia="Times New Roman" w:hAnsi="Times New Roman"/>
          <w:iCs/>
          <w:spacing w:val="-1"/>
          <w:sz w:val="24"/>
          <w:szCs w:val="24"/>
          <w:lang w:eastAsia="ar-SA"/>
        </w:rPr>
      </w:pPr>
    </w:p>
    <w:p w14:paraId="1182BD6E" w14:textId="77777777" w:rsidR="00A27033" w:rsidRDefault="00A27033">
      <w:pPr>
        <w:shd w:val="clear" w:color="auto" w:fill="FFFFFF"/>
        <w:spacing w:after="0" w:line="240" w:lineRule="auto"/>
        <w:jc w:val="center"/>
        <w:rPr>
          <w:rFonts w:ascii="Times New Roman" w:eastAsia="Times New Roman" w:hAnsi="Times New Roman"/>
          <w:b/>
          <w:iCs/>
          <w:spacing w:val="-1"/>
          <w:sz w:val="24"/>
          <w:szCs w:val="24"/>
          <w:lang w:eastAsia="ar-SA"/>
        </w:rPr>
      </w:pPr>
    </w:p>
    <w:p w14:paraId="5FA9E04D" w14:textId="77777777" w:rsidR="00A27033" w:rsidRDefault="00A27033">
      <w:pPr>
        <w:shd w:val="clear" w:color="auto" w:fill="FFFFFF"/>
        <w:spacing w:after="0" w:line="240" w:lineRule="auto"/>
        <w:jc w:val="center"/>
        <w:rPr>
          <w:rFonts w:ascii="Times New Roman" w:eastAsia="Times New Roman" w:hAnsi="Times New Roman"/>
          <w:b/>
          <w:iCs/>
          <w:spacing w:val="-1"/>
          <w:sz w:val="24"/>
          <w:szCs w:val="24"/>
          <w:lang w:eastAsia="ar-SA"/>
        </w:rPr>
      </w:pPr>
    </w:p>
    <w:p w14:paraId="130EE4C8" w14:textId="77777777" w:rsidR="00A27033" w:rsidRDefault="00A27033">
      <w:pPr>
        <w:shd w:val="clear" w:color="auto" w:fill="FFFFFF"/>
        <w:spacing w:after="0" w:line="240" w:lineRule="auto"/>
        <w:jc w:val="center"/>
        <w:rPr>
          <w:rFonts w:ascii="Times New Roman" w:eastAsia="Times New Roman" w:hAnsi="Times New Roman"/>
          <w:b/>
          <w:iCs/>
          <w:spacing w:val="-1"/>
          <w:sz w:val="24"/>
          <w:szCs w:val="24"/>
          <w:lang w:eastAsia="ar-SA"/>
        </w:rPr>
      </w:pPr>
    </w:p>
    <w:tbl>
      <w:tblPr>
        <w:tblW w:w="9870" w:type="dxa"/>
        <w:tblLayout w:type="fixed"/>
        <w:tblLook w:val="04A0" w:firstRow="1" w:lastRow="0" w:firstColumn="1" w:lastColumn="0" w:noHBand="0" w:noVBand="1"/>
      </w:tblPr>
      <w:tblGrid>
        <w:gridCol w:w="4647"/>
        <w:gridCol w:w="5223"/>
      </w:tblGrid>
      <w:tr w:rsidR="00A27033" w14:paraId="02866149" w14:textId="77777777">
        <w:trPr>
          <w:trHeight w:val="2558"/>
        </w:trPr>
        <w:tc>
          <w:tcPr>
            <w:tcW w:w="4644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</w:tcPr>
          <w:p w14:paraId="3D6B9B55" w14:textId="77777777" w:rsidR="00A27033" w:rsidRDefault="00A27033">
            <w:pPr>
              <w:spacing w:after="0" w:line="240" w:lineRule="auto"/>
              <w:rPr>
                <w:rFonts w:ascii="Times New Roman" w:eastAsia="Times New Roman" w:hAnsi="Times New Roman"/>
                <w:b/>
                <w:iCs/>
                <w:spacing w:val="-1"/>
                <w:sz w:val="24"/>
                <w:szCs w:val="24"/>
                <w:lang w:eastAsia="ar-SA"/>
              </w:rPr>
            </w:pPr>
          </w:p>
        </w:tc>
        <w:tc>
          <w:tcPr>
            <w:tcW w:w="5220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</w:tcPr>
          <w:p w14:paraId="6432DB14" w14:textId="77777777" w:rsidR="00A27033" w:rsidRDefault="00293C77">
            <w:pPr>
              <w:spacing w:after="0" w:line="240" w:lineRule="auto"/>
              <w:ind w:left="576"/>
              <w:rPr>
                <w:rFonts w:ascii="Times New Roman" w:eastAsia="Times New Roman" w:hAnsi="Times New Roman"/>
                <w:b/>
                <w:iCs/>
                <w:spacing w:val="-1"/>
                <w:sz w:val="28"/>
                <w:szCs w:val="28"/>
                <w:lang w:eastAsia="ar-SA"/>
              </w:rPr>
            </w:pPr>
            <w:r>
              <w:rPr>
                <w:rFonts w:ascii="Times New Roman" w:eastAsia="Times New Roman" w:hAnsi="Times New Roman"/>
                <w:b/>
                <w:iCs/>
                <w:spacing w:val="-1"/>
                <w:sz w:val="28"/>
                <w:szCs w:val="28"/>
                <w:lang w:eastAsia="ar-SA"/>
              </w:rPr>
              <w:t>УТВЕРЖДАЮ</w:t>
            </w:r>
          </w:p>
          <w:p w14:paraId="0E0B67E2" w14:textId="77777777" w:rsidR="00A27033" w:rsidRDefault="00293C77">
            <w:pPr>
              <w:spacing w:after="0" w:line="240" w:lineRule="auto"/>
              <w:ind w:left="576"/>
              <w:rPr>
                <w:rFonts w:ascii="Times New Roman" w:eastAsia="Times New Roman" w:hAnsi="Times New Roman"/>
                <w:iCs/>
                <w:spacing w:val="-1"/>
                <w:sz w:val="28"/>
                <w:szCs w:val="28"/>
                <w:lang w:eastAsia="ar-SA"/>
              </w:rPr>
            </w:pPr>
            <w:r>
              <w:rPr>
                <w:rFonts w:ascii="Times New Roman" w:eastAsia="Times New Roman" w:hAnsi="Times New Roman"/>
                <w:iCs/>
                <w:spacing w:val="-1"/>
                <w:sz w:val="28"/>
                <w:szCs w:val="28"/>
                <w:lang w:eastAsia="ar-SA"/>
              </w:rPr>
              <w:t xml:space="preserve">Первый заместитель генерального директора ФГБУ «СЛО «Россия» </w:t>
            </w:r>
          </w:p>
          <w:p w14:paraId="669D05DE" w14:textId="77777777" w:rsidR="00A27033" w:rsidRDefault="00A27033">
            <w:pPr>
              <w:spacing w:after="0" w:line="240" w:lineRule="auto"/>
              <w:ind w:left="576"/>
              <w:rPr>
                <w:rFonts w:ascii="Times New Roman" w:eastAsia="Times New Roman" w:hAnsi="Times New Roman"/>
                <w:iCs/>
                <w:spacing w:val="-1"/>
                <w:sz w:val="28"/>
                <w:szCs w:val="28"/>
                <w:lang w:eastAsia="ar-SA"/>
              </w:rPr>
            </w:pPr>
          </w:p>
          <w:p w14:paraId="30F6FB67" w14:textId="77777777" w:rsidR="00A27033" w:rsidRDefault="00A27033">
            <w:pPr>
              <w:spacing w:after="0" w:line="240" w:lineRule="auto"/>
              <w:ind w:left="576"/>
              <w:rPr>
                <w:rFonts w:ascii="Times New Roman" w:eastAsia="Times New Roman" w:hAnsi="Times New Roman"/>
                <w:iCs/>
                <w:spacing w:val="-1"/>
                <w:sz w:val="28"/>
                <w:szCs w:val="28"/>
                <w:lang w:eastAsia="ar-SA"/>
              </w:rPr>
            </w:pPr>
          </w:p>
          <w:p w14:paraId="0E176B86" w14:textId="77777777" w:rsidR="00A27033" w:rsidRDefault="00293C77">
            <w:pPr>
              <w:spacing w:after="0" w:line="240" w:lineRule="auto"/>
              <w:ind w:left="576"/>
              <w:rPr>
                <w:rFonts w:ascii="Times New Roman" w:eastAsia="Times New Roman" w:hAnsi="Times New Roman"/>
                <w:iCs/>
                <w:spacing w:val="-1"/>
                <w:sz w:val="28"/>
                <w:szCs w:val="28"/>
                <w:lang w:eastAsia="ar-SA"/>
              </w:rPr>
            </w:pPr>
            <w:r>
              <w:rPr>
                <w:rFonts w:ascii="Times New Roman" w:eastAsia="Times New Roman" w:hAnsi="Times New Roman"/>
                <w:iCs/>
                <w:spacing w:val="-1"/>
                <w:sz w:val="28"/>
                <w:szCs w:val="28"/>
                <w:lang w:eastAsia="ar-SA"/>
              </w:rPr>
              <w:t xml:space="preserve">_________________ Е.Ю. </w:t>
            </w:r>
            <w:proofErr w:type="spellStart"/>
            <w:r>
              <w:rPr>
                <w:rFonts w:ascii="Times New Roman" w:eastAsia="Times New Roman" w:hAnsi="Times New Roman"/>
                <w:iCs/>
                <w:spacing w:val="-1"/>
                <w:sz w:val="28"/>
                <w:szCs w:val="28"/>
                <w:lang w:eastAsia="ar-SA"/>
              </w:rPr>
              <w:t>Штапов</w:t>
            </w:r>
            <w:proofErr w:type="spellEnd"/>
          </w:p>
          <w:p w14:paraId="3384A3A3" w14:textId="77777777" w:rsidR="00A27033" w:rsidRDefault="00293C77">
            <w:pPr>
              <w:spacing w:after="0" w:line="240" w:lineRule="auto"/>
              <w:ind w:left="576"/>
              <w:rPr>
                <w:rFonts w:ascii="Times New Roman" w:eastAsia="Times New Roman" w:hAnsi="Times New Roman"/>
                <w:b/>
                <w:iCs/>
                <w:spacing w:val="-1"/>
                <w:sz w:val="24"/>
                <w:szCs w:val="24"/>
                <w:lang w:eastAsia="ar-SA"/>
              </w:rPr>
            </w:pPr>
            <w:r>
              <w:rPr>
                <w:rFonts w:ascii="Times New Roman" w:eastAsia="Times New Roman" w:hAnsi="Times New Roman"/>
                <w:iCs/>
                <w:spacing w:val="-1"/>
                <w:sz w:val="28"/>
                <w:szCs w:val="28"/>
                <w:lang w:eastAsia="ar-SA"/>
              </w:rPr>
              <w:t>«__</w:t>
            </w:r>
            <w:proofErr w:type="gramStart"/>
            <w:r>
              <w:rPr>
                <w:rFonts w:ascii="Times New Roman" w:eastAsia="Times New Roman" w:hAnsi="Times New Roman"/>
                <w:iCs/>
                <w:spacing w:val="-1"/>
                <w:sz w:val="28"/>
                <w:szCs w:val="28"/>
                <w:lang w:eastAsia="ar-SA"/>
              </w:rPr>
              <w:t>_»_</w:t>
            </w:r>
            <w:proofErr w:type="gramEnd"/>
            <w:r>
              <w:rPr>
                <w:rFonts w:ascii="Times New Roman" w:eastAsia="Times New Roman" w:hAnsi="Times New Roman"/>
                <w:iCs/>
                <w:spacing w:val="-1"/>
                <w:sz w:val="28"/>
                <w:szCs w:val="28"/>
                <w:lang w:eastAsia="ar-SA"/>
              </w:rPr>
              <w:t>___________________2026 г.</w:t>
            </w:r>
          </w:p>
        </w:tc>
      </w:tr>
    </w:tbl>
    <w:p w14:paraId="784EE26A" w14:textId="77777777" w:rsidR="00A27033" w:rsidRDefault="00A27033">
      <w:pPr>
        <w:shd w:val="clear" w:color="auto" w:fill="FFFFFF"/>
        <w:spacing w:after="0" w:line="240" w:lineRule="auto"/>
        <w:jc w:val="center"/>
        <w:rPr>
          <w:rFonts w:ascii="Times New Roman" w:eastAsia="Times New Roman" w:hAnsi="Times New Roman"/>
          <w:b/>
          <w:iCs/>
          <w:spacing w:val="-1"/>
          <w:sz w:val="24"/>
          <w:szCs w:val="24"/>
          <w:lang w:eastAsia="ar-SA"/>
        </w:rPr>
      </w:pPr>
    </w:p>
    <w:p w14:paraId="055105DC" w14:textId="77777777" w:rsidR="00A27033" w:rsidRDefault="00A27033">
      <w:pPr>
        <w:shd w:val="clear" w:color="auto" w:fill="FFFFFF"/>
        <w:spacing w:after="0" w:line="240" w:lineRule="auto"/>
        <w:jc w:val="center"/>
        <w:rPr>
          <w:rFonts w:ascii="Times New Roman" w:eastAsia="Times New Roman" w:hAnsi="Times New Roman"/>
          <w:b/>
          <w:iCs/>
          <w:spacing w:val="-1"/>
          <w:sz w:val="24"/>
          <w:szCs w:val="24"/>
          <w:lang w:eastAsia="ar-SA"/>
        </w:rPr>
      </w:pPr>
    </w:p>
    <w:p w14:paraId="105A6B04" w14:textId="77777777" w:rsidR="00A27033" w:rsidRDefault="00A27033">
      <w:pPr>
        <w:shd w:val="clear" w:color="auto" w:fill="FFFFFF"/>
        <w:spacing w:after="0" w:line="240" w:lineRule="auto"/>
        <w:jc w:val="center"/>
        <w:rPr>
          <w:rFonts w:ascii="Times New Roman" w:eastAsia="Times New Roman" w:hAnsi="Times New Roman"/>
          <w:b/>
          <w:iCs/>
          <w:spacing w:val="-1"/>
          <w:sz w:val="24"/>
          <w:szCs w:val="24"/>
          <w:lang w:eastAsia="ar-SA"/>
        </w:rPr>
      </w:pPr>
    </w:p>
    <w:p w14:paraId="77C844BA" w14:textId="77777777" w:rsidR="00A27033" w:rsidRDefault="00A27033">
      <w:pPr>
        <w:shd w:val="clear" w:color="auto" w:fill="FFFFFF"/>
        <w:spacing w:after="0" w:line="240" w:lineRule="auto"/>
        <w:jc w:val="center"/>
        <w:rPr>
          <w:rFonts w:ascii="Times New Roman" w:eastAsia="Times New Roman" w:hAnsi="Times New Roman"/>
          <w:b/>
          <w:iCs/>
          <w:spacing w:val="-1"/>
          <w:sz w:val="24"/>
          <w:szCs w:val="24"/>
          <w:lang w:eastAsia="ar-SA"/>
        </w:rPr>
      </w:pPr>
    </w:p>
    <w:p w14:paraId="59019053" w14:textId="77777777" w:rsidR="00A27033" w:rsidRDefault="00A27033">
      <w:pPr>
        <w:shd w:val="clear" w:color="auto" w:fill="FFFFFF"/>
        <w:spacing w:after="0" w:line="240" w:lineRule="auto"/>
        <w:jc w:val="center"/>
        <w:rPr>
          <w:rFonts w:ascii="Times New Roman" w:eastAsia="Times New Roman" w:hAnsi="Times New Roman"/>
          <w:b/>
          <w:iCs/>
          <w:spacing w:val="-1"/>
          <w:sz w:val="24"/>
          <w:szCs w:val="24"/>
          <w:lang w:eastAsia="ar-SA"/>
        </w:rPr>
      </w:pPr>
    </w:p>
    <w:p w14:paraId="2C0AAAA1" w14:textId="77777777" w:rsidR="00A27033" w:rsidRDefault="00A27033">
      <w:pPr>
        <w:shd w:val="clear" w:color="auto" w:fill="FFFFFF"/>
        <w:spacing w:after="0" w:line="240" w:lineRule="auto"/>
        <w:jc w:val="center"/>
        <w:rPr>
          <w:rFonts w:ascii="Times New Roman" w:eastAsia="Times New Roman" w:hAnsi="Times New Roman"/>
          <w:b/>
          <w:iCs/>
          <w:spacing w:val="-1"/>
          <w:sz w:val="24"/>
          <w:szCs w:val="24"/>
          <w:lang w:eastAsia="ar-SA"/>
        </w:rPr>
      </w:pPr>
    </w:p>
    <w:p w14:paraId="30409A3C" w14:textId="77777777" w:rsidR="00A27033" w:rsidRDefault="00A27033">
      <w:pPr>
        <w:shd w:val="clear" w:color="auto" w:fill="FFFFFF"/>
        <w:spacing w:after="0" w:line="240" w:lineRule="auto"/>
        <w:jc w:val="center"/>
        <w:rPr>
          <w:rFonts w:ascii="Times New Roman" w:eastAsia="Times New Roman" w:hAnsi="Times New Roman"/>
          <w:b/>
          <w:iCs/>
          <w:spacing w:val="-1"/>
          <w:sz w:val="24"/>
          <w:szCs w:val="24"/>
          <w:lang w:eastAsia="ar-SA"/>
        </w:rPr>
      </w:pPr>
    </w:p>
    <w:p w14:paraId="3969CF08" w14:textId="77777777" w:rsidR="00A27033" w:rsidRDefault="00A27033">
      <w:pPr>
        <w:shd w:val="clear" w:color="auto" w:fill="FFFFFF"/>
        <w:spacing w:after="0" w:line="240" w:lineRule="auto"/>
        <w:jc w:val="center"/>
        <w:rPr>
          <w:rFonts w:ascii="Times New Roman" w:eastAsia="Times New Roman" w:hAnsi="Times New Roman"/>
          <w:b/>
          <w:iCs/>
          <w:spacing w:val="-1"/>
          <w:sz w:val="24"/>
          <w:szCs w:val="24"/>
          <w:lang w:eastAsia="ar-SA"/>
        </w:rPr>
      </w:pPr>
    </w:p>
    <w:p w14:paraId="2B383A94" w14:textId="77777777" w:rsidR="00A27033" w:rsidRDefault="00A27033">
      <w:pPr>
        <w:shd w:val="clear" w:color="auto" w:fill="FFFFFF"/>
        <w:spacing w:after="0" w:line="240" w:lineRule="auto"/>
        <w:jc w:val="center"/>
        <w:rPr>
          <w:rFonts w:ascii="Times New Roman" w:eastAsia="Times New Roman" w:hAnsi="Times New Roman"/>
          <w:b/>
          <w:iCs/>
          <w:spacing w:val="-1"/>
          <w:sz w:val="24"/>
          <w:szCs w:val="24"/>
          <w:lang w:eastAsia="ar-SA"/>
        </w:rPr>
      </w:pPr>
    </w:p>
    <w:p w14:paraId="272BFCFC" w14:textId="77777777" w:rsidR="00A27033" w:rsidRDefault="00A27033">
      <w:pPr>
        <w:shd w:val="clear" w:color="auto" w:fill="FFFFFF"/>
        <w:spacing w:after="0" w:line="240" w:lineRule="auto"/>
        <w:jc w:val="center"/>
        <w:rPr>
          <w:rFonts w:ascii="Times New Roman" w:eastAsia="Times New Roman" w:hAnsi="Times New Roman"/>
          <w:b/>
          <w:iCs/>
          <w:spacing w:val="-1"/>
          <w:sz w:val="24"/>
          <w:szCs w:val="24"/>
          <w:lang w:eastAsia="ar-SA"/>
        </w:rPr>
      </w:pPr>
    </w:p>
    <w:p w14:paraId="5D951262" w14:textId="77777777" w:rsidR="00A27033" w:rsidRDefault="00A27033">
      <w:pPr>
        <w:shd w:val="clear" w:color="auto" w:fill="FFFFFF"/>
        <w:spacing w:after="0" w:line="240" w:lineRule="auto"/>
        <w:jc w:val="center"/>
        <w:rPr>
          <w:rFonts w:ascii="Times New Roman" w:eastAsia="Times New Roman" w:hAnsi="Times New Roman"/>
          <w:b/>
          <w:iCs/>
          <w:spacing w:val="-1"/>
          <w:sz w:val="24"/>
          <w:szCs w:val="24"/>
          <w:lang w:eastAsia="ar-SA"/>
        </w:rPr>
      </w:pPr>
    </w:p>
    <w:p w14:paraId="3AEF1457" w14:textId="77777777" w:rsidR="00A27033" w:rsidRDefault="00A27033">
      <w:pPr>
        <w:shd w:val="clear" w:color="auto" w:fill="FFFFFF"/>
        <w:spacing w:after="0" w:line="240" w:lineRule="auto"/>
        <w:jc w:val="center"/>
        <w:rPr>
          <w:rFonts w:ascii="Times New Roman" w:eastAsia="Times New Roman" w:hAnsi="Times New Roman"/>
          <w:b/>
          <w:iCs/>
          <w:spacing w:val="-1"/>
          <w:sz w:val="24"/>
          <w:szCs w:val="24"/>
          <w:lang w:eastAsia="ar-SA"/>
        </w:rPr>
      </w:pPr>
    </w:p>
    <w:p w14:paraId="00EC262D" w14:textId="1D376307" w:rsidR="00A27033" w:rsidRDefault="00293C77">
      <w:pPr>
        <w:shd w:val="clear" w:color="auto" w:fill="FFFFFF"/>
        <w:spacing w:after="0" w:line="240" w:lineRule="auto"/>
        <w:jc w:val="center"/>
        <w:rPr>
          <w:rFonts w:ascii="Times New Roman" w:eastAsia="Times New Roman" w:hAnsi="Times New Roman"/>
          <w:b/>
          <w:iCs/>
          <w:spacing w:val="-1"/>
          <w:sz w:val="32"/>
          <w:szCs w:val="32"/>
          <w:lang w:eastAsia="ar-SA"/>
        </w:rPr>
      </w:pPr>
      <w:r>
        <w:rPr>
          <w:rFonts w:ascii="Times New Roman" w:eastAsia="Times New Roman" w:hAnsi="Times New Roman"/>
          <w:b/>
          <w:iCs/>
          <w:spacing w:val="-1"/>
          <w:sz w:val="32"/>
          <w:szCs w:val="32"/>
          <w:lang w:eastAsia="ar-SA"/>
        </w:rPr>
        <w:t>Задание на выполнение проект</w:t>
      </w:r>
      <w:r w:rsidR="00C07B6F">
        <w:rPr>
          <w:rFonts w:ascii="Times New Roman" w:eastAsia="Times New Roman" w:hAnsi="Times New Roman"/>
          <w:b/>
          <w:iCs/>
          <w:spacing w:val="-1"/>
          <w:sz w:val="32"/>
          <w:szCs w:val="32"/>
          <w:lang w:eastAsia="ar-SA"/>
        </w:rPr>
        <w:t xml:space="preserve">ных </w:t>
      </w:r>
      <w:r>
        <w:rPr>
          <w:rFonts w:ascii="Times New Roman" w:eastAsia="Times New Roman" w:hAnsi="Times New Roman"/>
          <w:b/>
          <w:iCs/>
          <w:spacing w:val="-1"/>
          <w:sz w:val="32"/>
          <w:szCs w:val="32"/>
          <w:lang w:eastAsia="ar-SA"/>
        </w:rPr>
        <w:t>работ</w:t>
      </w:r>
      <w:r>
        <w:rPr>
          <w:rFonts w:ascii="Times New Roman" w:eastAsia="Times New Roman" w:hAnsi="Times New Roman"/>
          <w:b/>
          <w:iCs/>
          <w:spacing w:val="-1"/>
          <w:sz w:val="32"/>
          <w:szCs w:val="32"/>
          <w:lang w:eastAsia="ar-SA"/>
        </w:rPr>
        <w:t xml:space="preserve"> и разработку проектно-сметной документации по объекту «Реконструкция инженерно-технического обеспечения объектов ФГБУ «СЛО «Россия» (1 этап) </w:t>
      </w:r>
    </w:p>
    <w:p w14:paraId="7E813448" w14:textId="77777777" w:rsidR="00A27033" w:rsidRDefault="00A27033">
      <w:pPr>
        <w:pStyle w:val="aff3"/>
        <w:jc w:val="center"/>
        <w:rPr>
          <w:rStyle w:val="aff"/>
          <w:b w:val="0"/>
          <w:strike/>
          <w:sz w:val="28"/>
          <w:szCs w:val="28"/>
          <w:shd w:val="clear" w:color="auto" w:fill="FFFFFF"/>
        </w:rPr>
      </w:pPr>
    </w:p>
    <w:p w14:paraId="3DBFA73E" w14:textId="77777777" w:rsidR="00A27033" w:rsidRDefault="00A27033">
      <w:pPr>
        <w:pStyle w:val="afd"/>
        <w:spacing w:before="0" w:beforeAutospacing="0" w:after="0" w:afterAutospacing="0" w:line="276" w:lineRule="auto"/>
        <w:jc w:val="center"/>
        <w:rPr>
          <w:rStyle w:val="aff"/>
          <w:b w:val="0"/>
          <w:sz w:val="28"/>
          <w:szCs w:val="28"/>
          <w:shd w:val="clear" w:color="auto" w:fill="FFFFFF"/>
        </w:rPr>
      </w:pPr>
    </w:p>
    <w:p w14:paraId="7C7FC8EA" w14:textId="77777777" w:rsidR="00A27033" w:rsidRDefault="00A27033">
      <w:pPr>
        <w:pStyle w:val="afd"/>
        <w:spacing w:before="0" w:beforeAutospacing="0" w:after="0" w:afterAutospacing="0" w:line="276" w:lineRule="auto"/>
        <w:jc w:val="center"/>
        <w:rPr>
          <w:rStyle w:val="aff"/>
          <w:b w:val="0"/>
          <w:sz w:val="28"/>
          <w:szCs w:val="28"/>
          <w:shd w:val="clear" w:color="auto" w:fill="FFFFFF"/>
        </w:rPr>
      </w:pPr>
    </w:p>
    <w:p w14:paraId="4D4BBF94" w14:textId="77777777" w:rsidR="00A27033" w:rsidRDefault="00A27033">
      <w:pPr>
        <w:pStyle w:val="afd"/>
        <w:spacing w:before="0" w:beforeAutospacing="0" w:after="0" w:afterAutospacing="0" w:line="276" w:lineRule="auto"/>
        <w:jc w:val="center"/>
        <w:rPr>
          <w:rStyle w:val="aff"/>
          <w:b w:val="0"/>
          <w:shd w:val="clear" w:color="auto" w:fill="FFFFFF"/>
        </w:rPr>
      </w:pPr>
    </w:p>
    <w:p w14:paraId="6E01734B" w14:textId="77777777" w:rsidR="00A27033" w:rsidRDefault="00A27033">
      <w:pPr>
        <w:pStyle w:val="afd"/>
        <w:spacing w:before="0" w:beforeAutospacing="0" w:after="0" w:afterAutospacing="0" w:line="276" w:lineRule="auto"/>
        <w:jc w:val="center"/>
        <w:rPr>
          <w:rStyle w:val="aff"/>
          <w:b w:val="0"/>
          <w:shd w:val="clear" w:color="auto" w:fill="FFFFFF"/>
        </w:rPr>
      </w:pPr>
    </w:p>
    <w:p w14:paraId="48B0FEFA" w14:textId="77777777" w:rsidR="00A27033" w:rsidRDefault="00A27033">
      <w:pPr>
        <w:pStyle w:val="afd"/>
        <w:spacing w:before="0" w:beforeAutospacing="0" w:after="0" w:afterAutospacing="0" w:line="276" w:lineRule="auto"/>
        <w:jc w:val="center"/>
        <w:rPr>
          <w:rStyle w:val="aff"/>
          <w:b w:val="0"/>
          <w:shd w:val="clear" w:color="auto" w:fill="FFFFFF"/>
        </w:rPr>
      </w:pPr>
    </w:p>
    <w:p w14:paraId="4932AB0A" w14:textId="77777777" w:rsidR="00A27033" w:rsidRDefault="00A27033">
      <w:pPr>
        <w:pStyle w:val="afd"/>
        <w:spacing w:before="0" w:beforeAutospacing="0" w:after="0" w:afterAutospacing="0" w:line="276" w:lineRule="auto"/>
        <w:jc w:val="center"/>
        <w:rPr>
          <w:rStyle w:val="aff"/>
          <w:b w:val="0"/>
          <w:shd w:val="clear" w:color="auto" w:fill="FFFFFF"/>
        </w:rPr>
      </w:pPr>
    </w:p>
    <w:p w14:paraId="37D87FE4" w14:textId="77777777" w:rsidR="00A27033" w:rsidRDefault="00A27033">
      <w:pPr>
        <w:pStyle w:val="afd"/>
        <w:spacing w:before="0" w:beforeAutospacing="0" w:after="0" w:afterAutospacing="0" w:line="276" w:lineRule="auto"/>
        <w:jc w:val="center"/>
        <w:rPr>
          <w:rStyle w:val="aff"/>
          <w:b w:val="0"/>
          <w:shd w:val="clear" w:color="auto" w:fill="FFFFFF"/>
        </w:rPr>
      </w:pPr>
    </w:p>
    <w:p w14:paraId="07AF1ED4" w14:textId="77777777" w:rsidR="00A27033" w:rsidRDefault="00A27033">
      <w:pPr>
        <w:pStyle w:val="afd"/>
        <w:spacing w:before="0" w:beforeAutospacing="0" w:after="0" w:afterAutospacing="0" w:line="276" w:lineRule="auto"/>
        <w:jc w:val="center"/>
        <w:rPr>
          <w:rStyle w:val="aff"/>
          <w:b w:val="0"/>
          <w:shd w:val="clear" w:color="auto" w:fill="FFFFFF"/>
        </w:rPr>
      </w:pPr>
    </w:p>
    <w:p w14:paraId="643E6C0D" w14:textId="77777777" w:rsidR="00A27033" w:rsidRDefault="00A27033">
      <w:pPr>
        <w:pStyle w:val="afd"/>
        <w:spacing w:before="0" w:beforeAutospacing="0" w:after="0" w:afterAutospacing="0" w:line="276" w:lineRule="auto"/>
        <w:jc w:val="center"/>
        <w:rPr>
          <w:rStyle w:val="aff"/>
          <w:b w:val="0"/>
          <w:shd w:val="clear" w:color="auto" w:fill="FFFFFF"/>
        </w:rPr>
      </w:pPr>
    </w:p>
    <w:p w14:paraId="49C42209" w14:textId="77777777" w:rsidR="00A27033" w:rsidRDefault="00A27033">
      <w:pPr>
        <w:pStyle w:val="afd"/>
        <w:spacing w:before="0" w:beforeAutospacing="0" w:after="0" w:afterAutospacing="0" w:line="276" w:lineRule="auto"/>
        <w:jc w:val="center"/>
        <w:rPr>
          <w:rStyle w:val="aff"/>
          <w:b w:val="0"/>
          <w:shd w:val="clear" w:color="auto" w:fill="FFFFFF"/>
        </w:rPr>
      </w:pPr>
    </w:p>
    <w:p w14:paraId="045AA204" w14:textId="77777777" w:rsidR="00A27033" w:rsidRDefault="00A27033">
      <w:pPr>
        <w:pStyle w:val="afd"/>
        <w:spacing w:before="0" w:beforeAutospacing="0" w:after="0" w:afterAutospacing="0" w:line="276" w:lineRule="auto"/>
        <w:jc w:val="center"/>
        <w:rPr>
          <w:rStyle w:val="aff"/>
          <w:b w:val="0"/>
          <w:shd w:val="clear" w:color="auto" w:fill="FFFFFF"/>
        </w:rPr>
      </w:pPr>
    </w:p>
    <w:p w14:paraId="240638C4" w14:textId="77777777" w:rsidR="00A27033" w:rsidRDefault="00A27033">
      <w:pPr>
        <w:pStyle w:val="afd"/>
        <w:spacing w:before="0" w:beforeAutospacing="0" w:after="0" w:afterAutospacing="0" w:line="276" w:lineRule="auto"/>
        <w:jc w:val="center"/>
        <w:rPr>
          <w:rStyle w:val="aff"/>
          <w:b w:val="0"/>
          <w:shd w:val="clear" w:color="auto" w:fill="FFFFFF"/>
        </w:rPr>
      </w:pPr>
    </w:p>
    <w:p w14:paraId="1DBC6B5B" w14:textId="77777777" w:rsidR="00A27033" w:rsidRDefault="00A27033">
      <w:pPr>
        <w:pStyle w:val="afd"/>
        <w:spacing w:before="0" w:beforeAutospacing="0" w:after="0" w:afterAutospacing="0" w:line="276" w:lineRule="auto"/>
        <w:jc w:val="center"/>
        <w:rPr>
          <w:rStyle w:val="aff"/>
          <w:b w:val="0"/>
          <w:shd w:val="clear" w:color="auto" w:fill="FFFFFF"/>
        </w:rPr>
      </w:pPr>
    </w:p>
    <w:p w14:paraId="606F45B8" w14:textId="77777777" w:rsidR="00A27033" w:rsidRDefault="00A27033">
      <w:pPr>
        <w:pStyle w:val="afd"/>
        <w:spacing w:before="0" w:beforeAutospacing="0" w:after="0" w:afterAutospacing="0" w:line="276" w:lineRule="auto"/>
        <w:jc w:val="center"/>
        <w:rPr>
          <w:rStyle w:val="aff"/>
          <w:b w:val="0"/>
          <w:shd w:val="clear" w:color="auto" w:fill="FFFFFF"/>
        </w:rPr>
      </w:pPr>
    </w:p>
    <w:p w14:paraId="27D27E82" w14:textId="77777777" w:rsidR="00A27033" w:rsidRDefault="00A27033">
      <w:pPr>
        <w:pStyle w:val="afd"/>
        <w:spacing w:before="0" w:beforeAutospacing="0" w:after="0" w:afterAutospacing="0" w:line="276" w:lineRule="auto"/>
        <w:jc w:val="center"/>
        <w:rPr>
          <w:rStyle w:val="aff"/>
          <w:b w:val="0"/>
          <w:shd w:val="clear" w:color="auto" w:fill="FFFFFF"/>
        </w:rPr>
      </w:pPr>
    </w:p>
    <w:p w14:paraId="514C12D3" w14:textId="77777777" w:rsidR="00A27033" w:rsidRDefault="00A27033">
      <w:pPr>
        <w:pStyle w:val="afd"/>
        <w:spacing w:before="0" w:beforeAutospacing="0" w:after="0" w:afterAutospacing="0" w:line="276" w:lineRule="auto"/>
        <w:jc w:val="center"/>
        <w:rPr>
          <w:rStyle w:val="aff"/>
          <w:b w:val="0"/>
          <w:shd w:val="clear" w:color="auto" w:fill="FFFFFF"/>
        </w:rPr>
      </w:pPr>
    </w:p>
    <w:p w14:paraId="6E7AFB12" w14:textId="77777777" w:rsidR="00A27033" w:rsidRDefault="00A27033">
      <w:pPr>
        <w:pStyle w:val="afd"/>
        <w:spacing w:before="0" w:beforeAutospacing="0" w:after="0" w:afterAutospacing="0" w:line="276" w:lineRule="auto"/>
        <w:jc w:val="center"/>
        <w:rPr>
          <w:rStyle w:val="aff"/>
          <w:b w:val="0"/>
          <w:shd w:val="clear" w:color="auto" w:fill="FFFFFF"/>
        </w:rPr>
      </w:pPr>
    </w:p>
    <w:p w14:paraId="7EFEDA3F" w14:textId="77777777" w:rsidR="00A27033" w:rsidRDefault="00A27033">
      <w:pPr>
        <w:pStyle w:val="afd"/>
        <w:spacing w:before="0" w:beforeAutospacing="0" w:after="0" w:afterAutospacing="0" w:line="276" w:lineRule="auto"/>
        <w:jc w:val="center"/>
        <w:rPr>
          <w:rStyle w:val="aff"/>
          <w:b w:val="0"/>
          <w:shd w:val="clear" w:color="auto" w:fill="FFFFFF"/>
        </w:rPr>
      </w:pPr>
    </w:p>
    <w:p w14:paraId="120794B5" w14:textId="77777777" w:rsidR="00A27033" w:rsidRDefault="00A27033">
      <w:pPr>
        <w:pStyle w:val="afd"/>
        <w:spacing w:before="0" w:beforeAutospacing="0" w:after="0" w:afterAutospacing="0" w:line="276" w:lineRule="auto"/>
        <w:jc w:val="center"/>
        <w:rPr>
          <w:rStyle w:val="aff"/>
          <w:b w:val="0"/>
          <w:shd w:val="clear" w:color="auto" w:fill="FFFFFF"/>
        </w:rPr>
      </w:pPr>
    </w:p>
    <w:p w14:paraId="47E093EF" w14:textId="77777777" w:rsidR="00A27033" w:rsidRDefault="00A27033">
      <w:pPr>
        <w:pStyle w:val="afd"/>
        <w:spacing w:before="0" w:beforeAutospacing="0" w:after="0" w:afterAutospacing="0" w:line="276" w:lineRule="auto"/>
        <w:jc w:val="center"/>
        <w:rPr>
          <w:rStyle w:val="aff"/>
          <w:b w:val="0"/>
          <w:shd w:val="clear" w:color="auto" w:fill="FFFFFF"/>
        </w:rPr>
      </w:pPr>
    </w:p>
    <w:p w14:paraId="0D9809CD" w14:textId="77777777" w:rsidR="00A27033" w:rsidRDefault="00A27033">
      <w:pPr>
        <w:pStyle w:val="afd"/>
        <w:spacing w:before="0" w:beforeAutospacing="0" w:after="0" w:afterAutospacing="0" w:line="276" w:lineRule="auto"/>
        <w:jc w:val="center"/>
        <w:rPr>
          <w:rStyle w:val="aff"/>
          <w:b w:val="0"/>
          <w:shd w:val="clear" w:color="auto" w:fill="FFFFFF"/>
        </w:rPr>
      </w:pPr>
    </w:p>
    <w:p w14:paraId="1CBCA603" w14:textId="77777777" w:rsidR="00A27033" w:rsidRDefault="00A27033">
      <w:pPr>
        <w:pStyle w:val="afd"/>
        <w:spacing w:before="0" w:beforeAutospacing="0" w:after="0" w:afterAutospacing="0" w:line="276" w:lineRule="auto"/>
        <w:jc w:val="center"/>
        <w:rPr>
          <w:rStyle w:val="aff"/>
          <w:b w:val="0"/>
          <w:shd w:val="clear" w:color="auto" w:fill="FFFFFF"/>
        </w:rPr>
      </w:pPr>
    </w:p>
    <w:p w14:paraId="0C397ED6" w14:textId="77777777" w:rsidR="00A27033" w:rsidRDefault="00293C77">
      <w:pPr>
        <w:pStyle w:val="afd"/>
        <w:spacing w:before="0" w:beforeAutospacing="0" w:after="0" w:afterAutospacing="0" w:line="276" w:lineRule="auto"/>
        <w:jc w:val="center"/>
        <w:rPr>
          <w:rStyle w:val="aff"/>
          <w:b w:val="0"/>
          <w:shd w:val="clear" w:color="auto" w:fill="FFFFFF"/>
        </w:rPr>
      </w:pPr>
      <w:r>
        <w:rPr>
          <w:rStyle w:val="aff"/>
          <w:b w:val="0"/>
          <w:shd w:val="clear" w:color="auto" w:fill="FFFFFF"/>
        </w:rPr>
        <w:lastRenderedPageBreak/>
        <w:t>2026 г.</w:t>
      </w:r>
    </w:p>
    <w:tbl>
      <w:tblPr>
        <w:tblW w:w="10632" w:type="dxa"/>
        <w:tblInd w:w="-885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A0" w:firstRow="1" w:lastRow="0" w:firstColumn="1" w:lastColumn="0" w:noHBand="0" w:noVBand="1"/>
      </w:tblPr>
      <w:tblGrid>
        <w:gridCol w:w="900"/>
        <w:gridCol w:w="2694"/>
        <w:gridCol w:w="7038"/>
      </w:tblGrid>
      <w:tr w:rsidR="00A27033" w14:paraId="05950F92" w14:textId="77777777">
        <w:trPr>
          <w:trHeight w:val="144"/>
        </w:trPr>
        <w:tc>
          <w:tcPr>
            <w:tcW w:w="900" w:type="dxa"/>
            <w:vAlign w:val="center"/>
          </w:tcPr>
          <w:p w14:paraId="14C37EA2" w14:textId="77777777" w:rsidR="00A27033" w:rsidRDefault="00293C77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bCs/>
                <w:i/>
                <w:sz w:val="24"/>
                <w:szCs w:val="24"/>
                <w:lang w:eastAsia="ru-RU"/>
              </w:rPr>
            </w:pPr>
            <w:r>
              <w:rPr>
                <w:rFonts w:ascii="Times New Roman" w:eastAsia="Times New Roman" w:hAnsi="Times New Roman"/>
                <w:bCs/>
                <w:i/>
                <w:sz w:val="24"/>
                <w:szCs w:val="24"/>
                <w:lang w:eastAsia="ru-RU"/>
              </w:rPr>
              <w:t>№№</w:t>
            </w:r>
          </w:p>
          <w:p w14:paraId="2ADDCABE" w14:textId="77777777" w:rsidR="00A27033" w:rsidRDefault="00293C77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bCs/>
                <w:i/>
                <w:sz w:val="24"/>
                <w:szCs w:val="24"/>
                <w:lang w:eastAsia="ru-RU"/>
              </w:rPr>
            </w:pPr>
            <w:r>
              <w:rPr>
                <w:rFonts w:ascii="Times New Roman" w:eastAsia="Times New Roman" w:hAnsi="Times New Roman"/>
                <w:bCs/>
                <w:i/>
                <w:sz w:val="24"/>
                <w:szCs w:val="24"/>
                <w:lang w:eastAsia="ru-RU"/>
              </w:rPr>
              <w:t>п/п</w:t>
            </w:r>
          </w:p>
        </w:tc>
        <w:tc>
          <w:tcPr>
            <w:tcW w:w="2694" w:type="dxa"/>
            <w:vAlign w:val="center"/>
          </w:tcPr>
          <w:p w14:paraId="19B7B637" w14:textId="77777777" w:rsidR="00A27033" w:rsidRDefault="00293C77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bCs/>
                <w:i/>
                <w:sz w:val="24"/>
                <w:szCs w:val="24"/>
                <w:lang w:eastAsia="ru-RU"/>
              </w:rPr>
            </w:pPr>
            <w:r>
              <w:rPr>
                <w:rFonts w:ascii="Times New Roman" w:eastAsia="Times New Roman" w:hAnsi="Times New Roman"/>
                <w:bCs/>
                <w:i/>
                <w:sz w:val="24"/>
                <w:szCs w:val="24"/>
                <w:lang w:eastAsia="ru-RU"/>
              </w:rPr>
              <w:t>Наименование</w:t>
            </w:r>
          </w:p>
          <w:p w14:paraId="37D611A1" w14:textId="77777777" w:rsidR="00A27033" w:rsidRDefault="00293C77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bCs/>
                <w:i/>
                <w:sz w:val="24"/>
                <w:szCs w:val="24"/>
                <w:lang w:eastAsia="ru-RU"/>
              </w:rPr>
            </w:pPr>
            <w:r>
              <w:rPr>
                <w:rFonts w:ascii="Times New Roman" w:eastAsia="Times New Roman" w:hAnsi="Times New Roman"/>
                <w:bCs/>
                <w:i/>
                <w:sz w:val="24"/>
                <w:szCs w:val="24"/>
                <w:lang w:eastAsia="ru-RU"/>
              </w:rPr>
              <w:t>требований</w:t>
            </w:r>
          </w:p>
        </w:tc>
        <w:tc>
          <w:tcPr>
            <w:tcW w:w="7038" w:type="dxa"/>
            <w:vAlign w:val="center"/>
          </w:tcPr>
          <w:p w14:paraId="2A6F296D" w14:textId="77777777" w:rsidR="00A27033" w:rsidRDefault="00293C77">
            <w:pPr>
              <w:spacing w:after="0" w:line="240" w:lineRule="auto"/>
              <w:ind w:left="-57" w:firstLine="567"/>
              <w:jc w:val="center"/>
              <w:rPr>
                <w:rFonts w:ascii="Times New Roman" w:eastAsia="Times New Roman" w:hAnsi="Times New Roman"/>
                <w:bCs/>
                <w:i/>
                <w:sz w:val="24"/>
                <w:szCs w:val="24"/>
                <w:lang w:eastAsia="ru-RU"/>
              </w:rPr>
            </w:pPr>
            <w:r>
              <w:rPr>
                <w:rFonts w:ascii="Times New Roman" w:eastAsia="Times New Roman" w:hAnsi="Times New Roman"/>
                <w:bCs/>
                <w:i/>
                <w:sz w:val="24"/>
                <w:szCs w:val="24"/>
                <w:lang w:eastAsia="ru-RU"/>
              </w:rPr>
              <w:t>Содержание требований</w:t>
            </w:r>
          </w:p>
        </w:tc>
      </w:tr>
      <w:tr w:rsidR="00A27033" w14:paraId="37A765EB" w14:textId="77777777">
        <w:trPr>
          <w:trHeight w:val="491"/>
        </w:trPr>
        <w:tc>
          <w:tcPr>
            <w:tcW w:w="10632" w:type="dxa"/>
            <w:gridSpan w:val="3"/>
            <w:vAlign w:val="center"/>
          </w:tcPr>
          <w:p w14:paraId="428306C4" w14:textId="77777777" w:rsidR="00A27033" w:rsidRDefault="00293C77">
            <w:pPr>
              <w:keepNext/>
              <w:spacing w:after="0" w:line="240" w:lineRule="auto"/>
              <w:ind w:left="-57" w:firstLine="567"/>
              <w:jc w:val="center"/>
              <w:outlineLvl w:val="0"/>
              <w:rPr>
                <w:rFonts w:ascii="Times New Roman" w:eastAsia="Times New Roman" w:hAnsi="Times New Roman"/>
                <w:bCs/>
                <w:spacing w:val="-4"/>
                <w:sz w:val="24"/>
                <w:szCs w:val="24"/>
                <w:lang w:eastAsia="ru-RU"/>
              </w:rPr>
            </w:pPr>
            <w:r>
              <w:rPr>
                <w:rFonts w:ascii="Times New Roman" w:eastAsia="Times New Roman" w:hAnsi="Times New Roman"/>
                <w:bCs/>
                <w:sz w:val="24"/>
                <w:szCs w:val="24"/>
                <w:lang w:eastAsia="ru-RU"/>
              </w:rPr>
              <w:t>1. ОБЩИЕ ТРЕБОВАНИЯ К ВЫПОЛНЕНИЮ РАБОТЫ</w:t>
            </w:r>
          </w:p>
        </w:tc>
      </w:tr>
      <w:tr w:rsidR="00A27033" w14:paraId="3564C614" w14:textId="77777777">
        <w:trPr>
          <w:trHeight w:val="467"/>
        </w:trPr>
        <w:tc>
          <w:tcPr>
            <w:tcW w:w="900" w:type="dxa"/>
          </w:tcPr>
          <w:p w14:paraId="2BFDC49C" w14:textId="77777777" w:rsidR="00A27033" w:rsidRDefault="00293C77">
            <w:pPr>
              <w:shd w:val="clear" w:color="auto" w:fill="FFFFFF"/>
              <w:spacing w:after="0" w:line="240" w:lineRule="auto"/>
              <w:rPr>
                <w:rFonts w:ascii="Times New Roman" w:eastAsia="Times New Roman" w:hAnsi="Times New Roman"/>
                <w:sz w:val="24"/>
                <w:szCs w:val="24"/>
                <w:lang w:eastAsia="ru-RU"/>
              </w:rPr>
            </w:pPr>
            <w:r>
              <w:rPr>
                <w:rFonts w:ascii="Times New Roman" w:eastAsia="Times New Roman" w:hAnsi="Times New Roman"/>
                <w:sz w:val="24"/>
                <w:szCs w:val="24"/>
                <w:lang w:eastAsia="ru-RU"/>
              </w:rPr>
              <w:t>1.1.</w:t>
            </w:r>
          </w:p>
        </w:tc>
        <w:tc>
          <w:tcPr>
            <w:tcW w:w="2694" w:type="dxa"/>
          </w:tcPr>
          <w:p w14:paraId="416C5F27" w14:textId="77777777" w:rsidR="00A27033" w:rsidRDefault="00293C77">
            <w:pPr>
              <w:keepNext/>
              <w:spacing w:after="0" w:line="240" w:lineRule="auto"/>
              <w:outlineLvl w:val="1"/>
              <w:rPr>
                <w:rFonts w:ascii="Times New Roman" w:eastAsia="Times New Roman" w:hAnsi="Times New Roman"/>
                <w:bCs/>
                <w:iCs/>
                <w:sz w:val="24"/>
                <w:szCs w:val="24"/>
                <w:lang w:eastAsia="ru-RU"/>
              </w:rPr>
            </w:pPr>
            <w:bookmarkStart w:id="0" w:name="_Toc347664158"/>
            <w:r>
              <w:rPr>
                <w:rFonts w:ascii="Times New Roman" w:eastAsia="Times New Roman" w:hAnsi="Times New Roman"/>
                <w:bCs/>
                <w:iCs/>
                <w:sz w:val="24"/>
                <w:szCs w:val="24"/>
                <w:lang w:eastAsia="ru-RU"/>
              </w:rPr>
              <w:t>Основание для выполнения работы</w:t>
            </w:r>
            <w:bookmarkEnd w:id="0"/>
          </w:p>
        </w:tc>
        <w:tc>
          <w:tcPr>
            <w:tcW w:w="7038" w:type="dxa"/>
          </w:tcPr>
          <w:p w14:paraId="758B23C5" w14:textId="77777777" w:rsidR="00A27033" w:rsidRDefault="00293C77">
            <w:pPr>
              <w:widowControl w:val="0"/>
              <w:spacing w:after="0"/>
              <w:ind w:right="57"/>
              <w:jc w:val="both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 xml:space="preserve">1. Приказ Министерства Энергетики Российской Федерации №511 от 14 мая 2025г. «Об утверждении правил технической эксплуатации объектов теплоснабжения и </w:t>
            </w:r>
            <w:proofErr w:type="spellStart"/>
            <w:r>
              <w:rPr>
                <w:rFonts w:ascii="Times New Roman" w:hAnsi="Times New Roman"/>
                <w:sz w:val="24"/>
                <w:szCs w:val="24"/>
              </w:rPr>
              <w:t>теплопотребляющих</w:t>
            </w:r>
            <w:proofErr w:type="spellEnd"/>
            <w:r>
              <w:rPr>
                <w:rFonts w:ascii="Times New Roman" w:hAnsi="Times New Roman"/>
                <w:sz w:val="24"/>
                <w:szCs w:val="24"/>
              </w:rPr>
              <w:t xml:space="preserve"> установок».</w:t>
            </w:r>
          </w:p>
          <w:p w14:paraId="75E83D24" w14:textId="77777777" w:rsidR="00A27033" w:rsidRDefault="00293C77">
            <w:pPr>
              <w:widowControl w:val="0"/>
              <w:spacing w:after="0"/>
              <w:ind w:right="57"/>
              <w:jc w:val="both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>2. Предписание ПАО «МОЭК» (ВХ006704/СЛО-21 от 31.08.21).</w:t>
            </w:r>
          </w:p>
          <w:p w14:paraId="697E8297" w14:textId="77777777" w:rsidR="00A27033" w:rsidRDefault="00293C77">
            <w:pPr>
              <w:widowControl w:val="0"/>
              <w:spacing w:after="0"/>
              <w:ind w:right="57"/>
              <w:jc w:val="both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>3. ФЗ от 27.07.2010 №190-ФЗ «О теплоснабжении».</w:t>
            </w:r>
          </w:p>
        </w:tc>
      </w:tr>
      <w:tr w:rsidR="00A27033" w14:paraId="5D457F7F" w14:textId="77777777">
        <w:trPr>
          <w:trHeight w:val="467"/>
        </w:trPr>
        <w:tc>
          <w:tcPr>
            <w:tcW w:w="900" w:type="dxa"/>
          </w:tcPr>
          <w:p w14:paraId="760FC454" w14:textId="77777777" w:rsidR="00A27033" w:rsidRDefault="00293C77">
            <w:pPr>
              <w:shd w:val="clear" w:color="auto" w:fill="FFFFFF"/>
              <w:spacing w:after="0" w:line="240" w:lineRule="auto"/>
              <w:rPr>
                <w:rFonts w:ascii="Times New Roman" w:eastAsia="Times New Roman" w:hAnsi="Times New Roman"/>
                <w:sz w:val="24"/>
                <w:szCs w:val="24"/>
                <w:lang w:eastAsia="ru-RU"/>
              </w:rPr>
            </w:pPr>
            <w:r>
              <w:rPr>
                <w:rFonts w:ascii="Times New Roman" w:eastAsia="Times New Roman" w:hAnsi="Times New Roman"/>
                <w:sz w:val="24"/>
                <w:szCs w:val="24"/>
                <w:lang w:eastAsia="ru-RU"/>
              </w:rPr>
              <w:t>1.2.</w:t>
            </w:r>
          </w:p>
        </w:tc>
        <w:tc>
          <w:tcPr>
            <w:tcW w:w="2694" w:type="dxa"/>
          </w:tcPr>
          <w:p w14:paraId="55EBCD44" w14:textId="77777777" w:rsidR="00A27033" w:rsidRDefault="00293C77">
            <w:pPr>
              <w:keepNext/>
              <w:spacing w:after="0" w:line="240" w:lineRule="auto"/>
              <w:outlineLvl w:val="1"/>
              <w:rPr>
                <w:rFonts w:ascii="Times New Roman" w:eastAsia="Times New Roman" w:hAnsi="Times New Roman"/>
                <w:bCs/>
                <w:iCs/>
                <w:sz w:val="24"/>
                <w:szCs w:val="24"/>
                <w:lang w:eastAsia="ru-RU"/>
              </w:rPr>
            </w:pPr>
            <w:r>
              <w:rPr>
                <w:rFonts w:ascii="Times New Roman" w:eastAsia="Times New Roman" w:hAnsi="Times New Roman"/>
                <w:sz w:val="24"/>
                <w:szCs w:val="24"/>
                <w:lang w:eastAsia="ru-RU"/>
              </w:rPr>
              <w:t>Заказчик работ</w:t>
            </w:r>
          </w:p>
        </w:tc>
        <w:tc>
          <w:tcPr>
            <w:tcW w:w="7038" w:type="dxa"/>
          </w:tcPr>
          <w:p w14:paraId="522E8231" w14:textId="77777777" w:rsidR="00A27033" w:rsidRDefault="00293C77">
            <w:pPr>
              <w:widowControl w:val="0"/>
              <w:spacing w:after="0"/>
              <w:ind w:right="57"/>
              <w:jc w:val="both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>ФГБУ «СЛО «Россия»</w:t>
            </w:r>
          </w:p>
        </w:tc>
      </w:tr>
      <w:tr w:rsidR="00A27033" w14:paraId="374F1C73" w14:textId="77777777">
        <w:trPr>
          <w:trHeight w:val="467"/>
        </w:trPr>
        <w:tc>
          <w:tcPr>
            <w:tcW w:w="900" w:type="dxa"/>
          </w:tcPr>
          <w:p w14:paraId="4E3901FA" w14:textId="77777777" w:rsidR="00A27033" w:rsidRDefault="00293C77">
            <w:pPr>
              <w:shd w:val="clear" w:color="auto" w:fill="FFFFFF"/>
              <w:spacing w:after="0" w:line="240" w:lineRule="auto"/>
              <w:rPr>
                <w:rFonts w:ascii="Times New Roman" w:eastAsia="Times New Roman" w:hAnsi="Times New Roman"/>
                <w:sz w:val="24"/>
                <w:szCs w:val="24"/>
                <w:lang w:eastAsia="ru-RU"/>
              </w:rPr>
            </w:pPr>
            <w:r>
              <w:rPr>
                <w:rFonts w:ascii="Times New Roman" w:eastAsia="Times New Roman" w:hAnsi="Times New Roman"/>
                <w:sz w:val="24"/>
                <w:szCs w:val="24"/>
                <w:lang w:eastAsia="ru-RU"/>
              </w:rPr>
              <w:t xml:space="preserve">1.3. </w:t>
            </w:r>
          </w:p>
        </w:tc>
        <w:tc>
          <w:tcPr>
            <w:tcW w:w="2694" w:type="dxa"/>
          </w:tcPr>
          <w:p w14:paraId="7C0DC1A9" w14:textId="77777777" w:rsidR="00A27033" w:rsidRDefault="00293C77">
            <w:pPr>
              <w:keepNext/>
              <w:spacing w:after="0" w:line="240" w:lineRule="auto"/>
              <w:outlineLvl w:val="1"/>
              <w:rPr>
                <w:rFonts w:ascii="Times New Roman" w:eastAsia="Times New Roman" w:hAnsi="Times New Roman"/>
                <w:bCs/>
                <w:iCs/>
                <w:sz w:val="24"/>
                <w:szCs w:val="24"/>
                <w:lang w:eastAsia="ru-RU"/>
              </w:rPr>
            </w:pPr>
            <w:r>
              <w:rPr>
                <w:rFonts w:ascii="Times New Roman" w:eastAsia="Times New Roman" w:hAnsi="Times New Roman"/>
                <w:bCs/>
                <w:iCs/>
                <w:sz w:val="24"/>
                <w:szCs w:val="24"/>
                <w:lang w:eastAsia="ru-RU"/>
              </w:rPr>
              <w:t>Наименование объекта</w:t>
            </w:r>
          </w:p>
        </w:tc>
        <w:tc>
          <w:tcPr>
            <w:tcW w:w="7038" w:type="dxa"/>
          </w:tcPr>
          <w:p w14:paraId="36CB7B8A" w14:textId="77777777" w:rsidR="00A27033" w:rsidRDefault="00293C77">
            <w:pPr>
              <w:widowControl w:val="0"/>
              <w:spacing w:after="0" w:line="240" w:lineRule="auto"/>
              <w:ind w:right="57"/>
              <w:jc w:val="both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>Инженерно-техническое обеспечение объектов ФГБУ «СЛО «Россия»</w:t>
            </w:r>
          </w:p>
        </w:tc>
      </w:tr>
      <w:tr w:rsidR="00A27033" w14:paraId="30576E3B" w14:textId="77777777">
        <w:trPr>
          <w:trHeight w:val="467"/>
        </w:trPr>
        <w:tc>
          <w:tcPr>
            <w:tcW w:w="900" w:type="dxa"/>
          </w:tcPr>
          <w:p w14:paraId="71032DE8" w14:textId="77777777" w:rsidR="00A27033" w:rsidRDefault="00293C77">
            <w:pPr>
              <w:shd w:val="clear" w:color="auto" w:fill="FFFFFF"/>
              <w:spacing w:after="0" w:line="240" w:lineRule="auto"/>
              <w:rPr>
                <w:rFonts w:ascii="Times New Roman" w:eastAsia="Times New Roman" w:hAnsi="Times New Roman"/>
                <w:sz w:val="24"/>
                <w:szCs w:val="24"/>
                <w:lang w:eastAsia="ru-RU"/>
              </w:rPr>
            </w:pPr>
            <w:r>
              <w:rPr>
                <w:rFonts w:ascii="Times New Roman" w:eastAsia="Times New Roman" w:hAnsi="Times New Roman"/>
                <w:sz w:val="24"/>
                <w:szCs w:val="24"/>
                <w:lang w:eastAsia="ru-RU"/>
              </w:rPr>
              <w:t>1.4.</w:t>
            </w:r>
          </w:p>
        </w:tc>
        <w:tc>
          <w:tcPr>
            <w:tcW w:w="2694" w:type="dxa"/>
          </w:tcPr>
          <w:p w14:paraId="22051E16" w14:textId="77777777" w:rsidR="00A27033" w:rsidRDefault="00293C77">
            <w:pPr>
              <w:keepNext/>
              <w:spacing w:after="0" w:line="240" w:lineRule="auto"/>
              <w:outlineLvl w:val="1"/>
              <w:rPr>
                <w:rFonts w:ascii="Times New Roman" w:eastAsia="Times New Roman" w:hAnsi="Times New Roman"/>
                <w:bCs/>
                <w:iCs/>
                <w:sz w:val="24"/>
                <w:szCs w:val="24"/>
                <w:lang w:eastAsia="ru-RU"/>
              </w:rPr>
            </w:pPr>
            <w:r>
              <w:rPr>
                <w:rFonts w:ascii="Times New Roman" w:eastAsia="Times New Roman" w:hAnsi="Times New Roman"/>
                <w:bCs/>
                <w:iCs/>
                <w:sz w:val="24"/>
                <w:szCs w:val="24"/>
                <w:lang w:eastAsia="ru-RU"/>
              </w:rPr>
              <w:t>Вид градостроительной деятельности (вид строительства)</w:t>
            </w:r>
          </w:p>
        </w:tc>
        <w:tc>
          <w:tcPr>
            <w:tcW w:w="7038" w:type="dxa"/>
          </w:tcPr>
          <w:p w14:paraId="395FEEC3" w14:textId="77777777" w:rsidR="00A27033" w:rsidRDefault="00293C77">
            <w:pPr>
              <w:widowControl w:val="0"/>
              <w:spacing w:after="0" w:line="240" w:lineRule="auto"/>
              <w:ind w:right="57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 xml:space="preserve">Реконструкция/капитальный ремонт </w:t>
            </w:r>
            <w:r>
              <w:rPr>
                <w:rFonts w:ascii="Times New Roman" w:hAnsi="Times New Roman"/>
                <w:sz w:val="24"/>
                <w:szCs w:val="24"/>
                <w:highlight w:val="green"/>
              </w:rPr>
              <w:t>(Вид строительства уточнить у Заказчика, в идеале должна быть реконструкция, исходя из планируемого комплекса работ)</w:t>
            </w:r>
          </w:p>
        </w:tc>
      </w:tr>
      <w:tr w:rsidR="00A27033" w14:paraId="35684BB4" w14:textId="77777777">
        <w:trPr>
          <w:trHeight w:val="467"/>
        </w:trPr>
        <w:tc>
          <w:tcPr>
            <w:tcW w:w="900" w:type="dxa"/>
          </w:tcPr>
          <w:p w14:paraId="252C9A89" w14:textId="77777777" w:rsidR="00A27033" w:rsidRDefault="00293C77">
            <w:pPr>
              <w:shd w:val="clear" w:color="auto" w:fill="FFFFFF"/>
              <w:spacing w:after="0" w:line="240" w:lineRule="auto"/>
              <w:rPr>
                <w:rFonts w:ascii="Times New Roman" w:eastAsia="Times New Roman" w:hAnsi="Times New Roman"/>
                <w:sz w:val="24"/>
                <w:szCs w:val="24"/>
                <w:lang w:eastAsia="ru-RU"/>
              </w:rPr>
            </w:pPr>
            <w:r>
              <w:rPr>
                <w:rFonts w:ascii="Times New Roman" w:eastAsia="Times New Roman" w:hAnsi="Times New Roman"/>
                <w:sz w:val="24"/>
                <w:szCs w:val="24"/>
                <w:lang w:eastAsia="ru-RU"/>
              </w:rPr>
              <w:t>1.5.</w:t>
            </w:r>
          </w:p>
        </w:tc>
        <w:tc>
          <w:tcPr>
            <w:tcW w:w="2694" w:type="dxa"/>
          </w:tcPr>
          <w:p w14:paraId="3B315016" w14:textId="77777777" w:rsidR="00A27033" w:rsidRDefault="00293C77">
            <w:pPr>
              <w:keepNext/>
              <w:spacing w:after="0" w:line="240" w:lineRule="auto"/>
              <w:outlineLvl w:val="1"/>
              <w:rPr>
                <w:rFonts w:ascii="Times New Roman" w:eastAsia="Times New Roman" w:hAnsi="Times New Roman"/>
                <w:bCs/>
                <w:iCs/>
                <w:sz w:val="24"/>
                <w:szCs w:val="24"/>
                <w:lang w:eastAsia="ru-RU"/>
              </w:rPr>
            </w:pPr>
            <w:r>
              <w:rPr>
                <w:rFonts w:ascii="Times New Roman" w:eastAsia="Times New Roman" w:hAnsi="Times New Roman"/>
                <w:bCs/>
                <w:iCs/>
                <w:sz w:val="24"/>
                <w:szCs w:val="24"/>
                <w:lang w:eastAsia="ru-RU"/>
              </w:rPr>
              <w:t>Состав работ</w:t>
            </w:r>
          </w:p>
          <w:p w14:paraId="6DDA3F6B" w14:textId="77777777" w:rsidR="00A27033" w:rsidRDefault="00A27033">
            <w:pPr>
              <w:keepNext/>
              <w:spacing w:after="0" w:line="240" w:lineRule="auto"/>
              <w:outlineLvl w:val="1"/>
              <w:rPr>
                <w:rFonts w:ascii="Times New Roman" w:eastAsia="Times New Roman" w:hAnsi="Times New Roman"/>
                <w:bCs/>
                <w:iCs/>
                <w:sz w:val="24"/>
                <w:szCs w:val="24"/>
                <w:lang w:eastAsia="ru-RU"/>
              </w:rPr>
            </w:pPr>
          </w:p>
        </w:tc>
        <w:tc>
          <w:tcPr>
            <w:tcW w:w="7038" w:type="dxa"/>
          </w:tcPr>
          <w:p w14:paraId="68BFED7F" w14:textId="77777777" w:rsidR="00A27033" w:rsidRDefault="00293C77">
            <w:pPr>
              <w:spacing w:after="0" w:line="240" w:lineRule="auto"/>
              <w:ind w:left="-15" w:firstLine="15"/>
              <w:jc w:val="both"/>
              <w:rPr>
                <w:rFonts w:ascii="Times New Roman" w:eastAsia="Times New Roman" w:hAnsi="Times New Roman"/>
                <w:sz w:val="24"/>
                <w:szCs w:val="24"/>
                <w:lang w:eastAsia="ru-RU"/>
              </w:rPr>
            </w:pPr>
            <w:r>
              <w:rPr>
                <w:rFonts w:ascii="Times New Roman" w:eastAsia="Times New Roman" w:hAnsi="Times New Roman"/>
                <w:sz w:val="24"/>
                <w:szCs w:val="24"/>
                <w:lang w:eastAsia="ru-RU"/>
              </w:rPr>
              <w:t>1. Необходимые инженерные изыскания (в т.ч. обследования).</w:t>
            </w:r>
          </w:p>
          <w:p w14:paraId="26070445" w14:textId="77777777" w:rsidR="00A27033" w:rsidRDefault="00293C77">
            <w:pPr>
              <w:spacing w:after="0" w:line="240" w:lineRule="auto"/>
              <w:ind w:left="-15" w:firstLine="15"/>
              <w:jc w:val="both"/>
              <w:rPr>
                <w:rFonts w:ascii="Times New Roman" w:eastAsia="Times New Roman" w:hAnsi="Times New Roman"/>
                <w:sz w:val="24"/>
                <w:szCs w:val="24"/>
                <w:lang w:eastAsia="ru-RU"/>
              </w:rPr>
            </w:pPr>
            <w:r>
              <w:rPr>
                <w:rFonts w:ascii="Times New Roman" w:eastAsia="Times New Roman" w:hAnsi="Times New Roman"/>
                <w:sz w:val="24"/>
                <w:szCs w:val="24"/>
                <w:lang w:eastAsia="ru-RU"/>
              </w:rPr>
              <w:t>2. Проектная документация.</w:t>
            </w:r>
          </w:p>
          <w:p w14:paraId="763B8A74" w14:textId="77777777" w:rsidR="00A27033" w:rsidRDefault="00293C77">
            <w:pPr>
              <w:widowControl w:val="0"/>
              <w:spacing w:after="0" w:line="240" w:lineRule="auto"/>
              <w:ind w:right="57"/>
              <w:rPr>
                <w:rFonts w:ascii="Times New Roman" w:eastAsia="Times New Roman" w:hAnsi="Times New Roman"/>
                <w:sz w:val="24"/>
                <w:szCs w:val="24"/>
                <w:lang w:eastAsia="ru-RU"/>
              </w:rPr>
            </w:pPr>
            <w:r>
              <w:rPr>
                <w:rFonts w:ascii="Times New Roman" w:eastAsia="Times New Roman" w:hAnsi="Times New Roman"/>
                <w:sz w:val="24"/>
                <w:szCs w:val="24"/>
                <w:lang w:eastAsia="ru-RU"/>
              </w:rPr>
              <w:t>3. Рабочая документация.</w:t>
            </w:r>
          </w:p>
          <w:p w14:paraId="653B779A" w14:textId="77777777" w:rsidR="00A27033" w:rsidRDefault="00A27033">
            <w:pPr>
              <w:widowControl w:val="0"/>
              <w:spacing w:after="0" w:line="240" w:lineRule="auto"/>
              <w:ind w:right="57"/>
              <w:rPr>
                <w:rFonts w:ascii="Times New Roman" w:eastAsia="Times New Roman" w:hAnsi="Times New Roman"/>
                <w:sz w:val="24"/>
                <w:szCs w:val="24"/>
                <w:lang w:eastAsia="ru-RU"/>
              </w:rPr>
            </w:pPr>
          </w:p>
        </w:tc>
      </w:tr>
      <w:tr w:rsidR="00A27033" w14:paraId="41802979" w14:textId="77777777">
        <w:trPr>
          <w:trHeight w:val="467"/>
        </w:trPr>
        <w:tc>
          <w:tcPr>
            <w:tcW w:w="900" w:type="dxa"/>
          </w:tcPr>
          <w:p w14:paraId="7D2CFC6C" w14:textId="77777777" w:rsidR="00A27033" w:rsidRDefault="00293C77">
            <w:pPr>
              <w:shd w:val="clear" w:color="auto" w:fill="FFFFFF"/>
              <w:spacing w:after="0" w:line="240" w:lineRule="auto"/>
              <w:rPr>
                <w:rFonts w:ascii="Times New Roman" w:eastAsia="Times New Roman" w:hAnsi="Times New Roman"/>
                <w:sz w:val="24"/>
                <w:szCs w:val="24"/>
                <w:lang w:eastAsia="ru-RU"/>
              </w:rPr>
            </w:pPr>
            <w:r>
              <w:rPr>
                <w:rFonts w:ascii="Times New Roman" w:eastAsia="Times New Roman" w:hAnsi="Times New Roman"/>
                <w:sz w:val="24"/>
                <w:szCs w:val="24"/>
                <w:lang w:eastAsia="ru-RU"/>
              </w:rPr>
              <w:t>1.6.</w:t>
            </w:r>
          </w:p>
        </w:tc>
        <w:tc>
          <w:tcPr>
            <w:tcW w:w="2694" w:type="dxa"/>
          </w:tcPr>
          <w:p w14:paraId="41DCB8BD" w14:textId="77777777" w:rsidR="00A27033" w:rsidRDefault="00293C77">
            <w:pPr>
              <w:keepNext/>
              <w:spacing w:after="0" w:line="240" w:lineRule="auto"/>
              <w:outlineLvl w:val="1"/>
              <w:rPr>
                <w:rFonts w:ascii="Times New Roman" w:eastAsia="Times New Roman" w:hAnsi="Times New Roman"/>
                <w:bCs/>
                <w:iCs/>
                <w:sz w:val="24"/>
                <w:szCs w:val="24"/>
                <w:lang w:eastAsia="ru-RU"/>
              </w:rPr>
            </w:pPr>
            <w:r>
              <w:rPr>
                <w:rFonts w:ascii="Times New Roman" w:eastAsia="Times New Roman" w:hAnsi="Times New Roman"/>
                <w:bCs/>
                <w:iCs/>
                <w:sz w:val="24"/>
                <w:szCs w:val="24"/>
                <w:lang w:eastAsia="ru-RU"/>
              </w:rPr>
              <w:t>Содержание работ</w:t>
            </w:r>
          </w:p>
          <w:p w14:paraId="4BA80E17" w14:textId="77777777" w:rsidR="00A27033" w:rsidRDefault="00A27033">
            <w:pPr>
              <w:keepNext/>
              <w:spacing w:after="0" w:line="240" w:lineRule="auto"/>
              <w:outlineLvl w:val="1"/>
              <w:rPr>
                <w:rFonts w:ascii="Times New Roman" w:eastAsia="Times New Roman" w:hAnsi="Times New Roman"/>
                <w:bCs/>
                <w:iCs/>
                <w:sz w:val="24"/>
                <w:szCs w:val="24"/>
                <w:lang w:eastAsia="ru-RU"/>
              </w:rPr>
            </w:pPr>
          </w:p>
          <w:p w14:paraId="0931639F" w14:textId="77777777" w:rsidR="00A27033" w:rsidRDefault="00A27033">
            <w:pPr>
              <w:keepNext/>
              <w:spacing w:after="0" w:line="240" w:lineRule="auto"/>
              <w:outlineLvl w:val="1"/>
              <w:rPr>
                <w:rFonts w:ascii="Times New Roman" w:eastAsia="Times New Roman" w:hAnsi="Times New Roman"/>
                <w:bCs/>
                <w:iCs/>
                <w:sz w:val="24"/>
                <w:szCs w:val="24"/>
                <w:lang w:eastAsia="ru-RU"/>
              </w:rPr>
            </w:pPr>
          </w:p>
          <w:p w14:paraId="46C78761" w14:textId="77777777" w:rsidR="00A27033" w:rsidRDefault="00A27033">
            <w:pPr>
              <w:keepNext/>
              <w:spacing w:after="0" w:line="240" w:lineRule="auto"/>
              <w:outlineLvl w:val="1"/>
              <w:rPr>
                <w:rFonts w:ascii="Times New Roman" w:eastAsia="Times New Roman" w:hAnsi="Times New Roman"/>
                <w:bCs/>
                <w:iCs/>
                <w:sz w:val="24"/>
                <w:szCs w:val="24"/>
                <w:lang w:eastAsia="ru-RU"/>
              </w:rPr>
            </w:pPr>
          </w:p>
          <w:p w14:paraId="6FA16C0D" w14:textId="77777777" w:rsidR="00A27033" w:rsidRDefault="00A27033">
            <w:pPr>
              <w:keepNext/>
              <w:spacing w:after="0" w:line="240" w:lineRule="auto"/>
              <w:outlineLvl w:val="1"/>
              <w:rPr>
                <w:rFonts w:ascii="Times New Roman" w:eastAsia="Times New Roman" w:hAnsi="Times New Roman"/>
                <w:bCs/>
                <w:iCs/>
                <w:sz w:val="24"/>
                <w:szCs w:val="24"/>
                <w:lang w:eastAsia="ru-RU"/>
              </w:rPr>
            </w:pPr>
          </w:p>
          <w:p w14:paraId="1EBB2A6E" w14:textId="77777777" w:rsidR="00A27033" w:rsidRDefault="00A27033">
            <w:pPr>
              <w:keepNext/>
              <w:spacing w:after="0" w:line="240" w:lineRule="auto"/>
              <w:outlineLvl w:val="1"/>
              <w:rPr>
                <w:rFonts w:ascii="Times New Roman" w:eastAsia="Times New Roman" w:hAnsi="Times New Roman"/>
                <w:bCs/>
                <w:iCs/>
                <w:sz w:val="24"/>
                <w:szCs w:val="24"/>
                <w:lang w:eastAsia="ru-RU"/>
              </w:rPr>
            </w:pPr>
          </w:p>
          <w:p w14:paraId="0D57939B" w14:textId="77777777" w:rsidR="00A27033" w:rsidRDefault="00A27033">
            <w:pPr>
              <w:keepNext/>
              <w:spacing w:after="0" w:line="240" w:lineRule="auto"/>
              <w:outlineLvl w:val="1"/>
              <w:rPr>
                <w:rFonts w:ascii="Times New Roman" w:eastAsia="Times New Roman" w:hAnsi="Times New Roman"/>
                <w:bCs/>
                <w:iCs/>
                <w:sz w:val="24"/>
                <w:szCs w:val="24"/>
                <w:lang w:eastAsia="ru-RU"/>
              </w:rPr>
            </w:pPr>
          </w:p>
          <w:p w14:paraId="73C66C62" w14:textId="77777777" w:rsidR="00A27033" w:rsidRDefault="00A27033">
            <w:pPr>
              <w:keepNext/>
              <w:spacing w:after="0" w:line="240" w:lineRule="auto"/>
              <w:outlineLvl w:val="1"/>
              <w:rPr>
                <w:rFonts w:ascii="Times New Roman" w:eastAsia="Times New Roman" w:hAnsi="Times New Roman"/>
                <w:bCs/>
                <w:iCs/>
                <w:sz w:val="24"/>
                <w:szCs w:val="24"/>
                <w:lang w:eastAsia="ru-RU"/>
              </w:rPr>
            </w:pPr>
          </w:p>
        </w:tc>
        <w:tc>
          <w:tcPr>
            <w:tcW w:w="7038" w:type="dxa"/>
          </w:tcPr>
          <w:p w14:paraId="1E38EBF5" w14:textId="77777777" w:rsidR="00A27033" w:rsidRDefault="00293C77">
            <w:pPr>
              <w:widowControl w:val="0"/>
              <w:spacing w:after="0" w:line="240" w:lineRule="auto"/>
              <w:ind w:right="57"/>
              <w:jc w:val="both"/>
              <w:rPr>
                <w:rFonts w:ascii="Times New Roman" w:eastAsia="Times New Roman" w:hAnsi="Times New Roman"/>
                <w:sz w:val="24"/>
                <w:szCs w:val="24"/>
                <w:lang w:eastAsia="ru-RU"/>
              </w:rPr>
            </w:pPr>
            <w:r>
              <w:rPr>
                <w:rFonts w:ascii="Times New Roman" w:eastAsia="Times New Roman" w:hAnsi="Times New Roman"/>
                <w:sz w:val="24"/>
                <w:szCs w:val="24"/>
                <w:lang w:eastAsia="ru-RU"/>
              </w:rPr>
              <w:t xml:space="preserve">Обеспечение систем отопления, ГВС (при необходимости), теплоснабжения вентиляции (при необходимости), присоединенных потребителей тепловой энергией от ИТП, с использованием современного оборудования и применения комплекса энергосберегающих технологий. </w:t>
            </w:r>
          </w:p>
          <w:p w14:paraId="08C0CF54" w14:textId="77777777" w:rsidR="00A27033" w:rsidRDefault="00293C77">
            <w:pPr>
              <w:widowControl w:val="0"/>
              <w:spacing w:after="0" w:line="240" w:lineRule="auto"/>
              <w:ind w:right="57"/>
              <w:jc w:val="both"/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</w:pPr>
            <w:r>
              <w:rPr>
                <w:rFonts w:ascii="Times New Roman" w:eastAsia="Times New Roman" w:hAnsi="Times New Roman"/>
                <w:sz w:val="24"/>
                <w:szCs w:val="24"/>
                <w:lang w:eastAsia="ru-RU"/>
              </w:rPr>
              <w:t>Обе</w:t>
            </w:r>
            <w:r>
              <w:rPr>
                <w:rFonts w:ascii="Times New Roman" w:eastAsia="Times New Roman" w:hAnsi="Times New Roman"/>
                <w:sz w:val="24"/>
                <w:szCs w:val="24"/>
                <w:lang w:eastAsia="ru-RU"/>
              </w:rPr>
              <w:t xml:space="preserve">спечение объектов (обновление/замена) современными </w:t>
            </w:r>
            <w:r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  <w:t xml:space="preserve">инженерным оборудованием, сетями и системами инженерно-технического обеспечения, в </w:t>
            </w:r>
            <w:proofErr w:type="spellStart"/>
            <w:r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  <w:t>тч</w:t>
            </w:r>
            <w:proofErr w:type="spellEnd"/>
            <w:r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  <w:t>. (но не ограничиваясь):</w:t>
            </w:r>
          </w:p>
          <w:p w14:paraId="67DE7B44" w14:textId="77777777" w:rsidR="00A27033" w:rsidRDefault="00293C77">
            <w:pPr>
              <w:widowControl w:val="0"/>
              <w:spacing w:after="0" w:line="240" w:lineRule="auto"/>
              <w:ind w:right="57"/>
              <w:jc w:val="both"/>
              <w:rPr>
                <w:rFonts w:ascii="Times New Roman" w:eastAsia="Times New Roman" w:hAnsi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  <w:t xml:space="preserve">- </w:t>
            </w:r>
            <w:r>
              <w:rPr>
                <w:rFonts w:ascii="Times New Roman" w:eastAsia="Times New Roman" w:hAnsi="Times New Roman"/>
                <w:sz w:val="24"/>
                <w:szCs w:val="24"/>
              </w:rPr>
              <w:t>Система электроснабжения;</w:t>
            </w:r>
          </w:p>
          <w:p w14:paraId="5D2BD0EB" w14:textId="77777777" w:rsidR="00A27033" w:rsidRDefault="00293C77">
            <w:pPr>
              <w:widowControl w:val="0"/>
              <w:spacing w:after="0" w:line="240" w:lineRule="auto"/>
              <w:ind w:right="57"/>
              <w:jc w:val="both"/>
              <w:rPr>
                <w:rFonts w:ascii="Times New Roman" w:eastAsia="Times New Roman" w:hAnsi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/>
                <w:sz w:val="24"/>
                <w:szCs w:val="24"/>
              </w:rPr>
              <w:t>- Система водоснабжения;</w:t>
            </w:r>
          </w:p>
          <w:p w14:paraId="74FAB2D1" w14:textId="77777777" w:rsidR="00A27033" w:rsidRDefault="00293C77">
            <w:pPr>
              <w:widowControl w:val="0"/>
              <w:spacing w:after="0" w:line="240" w:lineRule="auto"/>
              <w:ind w:right="57"/>
              <w:jc w:val="both"/>
              <w:rPr>
                <w:rFonts w:ascii="Times New Roman" w:eastAsia="Times New Roman" w:hAnsi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/>
                <w:sz w:val="24"/>
                <w:szCs w:val="24"/>
              </w:rPr>
              <w:t>- Система водоотведения;</w:t>
            </w:r>
          </w:p>
          <w:p w14:paraId="50AAE7E6" w14:textId="77777777" w:rsidR="00A27033" w:rsidRDefault="00293C77">
            <w:pPr>
              <w:widowControl w:val="0"/>
              <w:spacing w:after="0" w:line="240" w:lineRule="auto"/>
              <w:ind w:right="57"/>
              <w:jc w:val="both"/>
              <w:rPr>
                <w:rFonts w:ascii="Times New Roman" w:eastAsia="Times New Roman" w:hAnsi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/>
                <w:sz w:val="24"/>
                <w:szCs w:val="24"/>
              </w:rPr>
              <w:t>- Отопление, вентиляция и кондиционирование воздуха, тепловые сети;</w:t>
            </w:r>
          </w:p>
          <w:p w14:paraId="478F32A7" w14:textId="77777777" w:rsidR="00A27033" w:rsidRDefault="00293C77">
            <w:pPr>
              <w:widowControl w:val="0"/>
              <w:spacing w:after="0" w:line="240" w:lineRule="auto"/>
              <w:ind w:right="57"/>
              <w:jc w:val="both"/>
              <w:rPr>
                <w:rFonts w:ascii="Times New Roman" w:eastAsia="Times New Roman" w:hAnsi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/>
                <w:sz w:val="24"/>
                <w:szCs w:val="24"/>
              </w:rPr>
              <w:t>- Автоматическая пожарная сигнализация. Система оповещения управления эвакуацией;</w:t>
            </w:r>
          </w:p>
          <w:p w14:paraId="5B97112D" w14:textId="77777777" w:rsidR="00A27033" w:rsidRDefault="00293C77">
            <w:pPr>
              <w:widowControl w:val="0"/>
              <w:spacing w:after="0" w:line="240" w:lineRule="auto"/>
              <w:ind w:right="57"/>
              <w:jc w:val="both"/>
              <w:rPr>
                <w:rFonts w:ascii="Times New Roman" w:eastAsia="Times New Roman" w:hAnsi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/>
                <w:sz w:val="24"/>
                <w:szCs w:val="24"/>
              </w:rPr>
              <w:t>- Система охранного телевидения зданий;</w:t>
            </w:r>
          </w:p>
          <w:p w14:paraId="4D7AC363" w14:textId="77777777" w:rsidR="00A27033" w:rsidRDefault="00293C77">
            <w:pPr>
              <w:widowControl w:val="0"/>
              <w:spacing w:after="0" w:line="240" w:lineRule="auto"/>
              <w:ind w:right="57"/>
              <w:jc w:val="both"/>
              <w:rPr>
                <w:rFonts w:ascii="Times New Roman" w:eastAsia="Times New Roman" w:hAnsi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/>
                <w:sz w:val="24"/>
                <w:szCs w:val="24"/>
              </w:rPr>
              <w:t>- Система охранного телевидения периметра</w:t>
            </w:r>
            <w:r>
              <w:rPr>
                <w:rFonts w:ascii="Times New Roman" w:eastAsia="Times New Roman" w:hAnsi="Times New Roman"/>
                <w:sz w:val="24"/>
                <w:szCs w:val="24"/>
              </w:rPr>
              <w:t xml:space="preserve"> и территории;</w:t>
            </w:r>
          </w:p>
          <w:p w14:paraId="79A69736" w14:textId="77777777" w:rsidR="00A27033" w:rsidRDefault="00293C77">
            <w:pPr>
              <w:widowControl w:val="0"/>
              <w:spacing w:after="0" w:line="240" w:lineRule="auto"/>
              <w:ind w:right="57"/>
              <w:jc w:val="both"/>
              <w:rPr>
                <w:rFonts w:ascii="Times New Roman" w:eastAsia="Times New Roman" w:hAnsi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/>
                <w:sz w:val="24"/>
                <w:szCs w:val="24"/>
              </w:rPr>
              <w:t>- Система охранной сигнализации, система контроля и управления доступом зданий;</w:t>
            </w:r>
          </w:p>
          <w:p w14:paraId="0703E230" w14:textId="77777777" w:rsidR="00A27033" w:rsidRDefault="00293C77">
            <w:pPr>
              <w:widowControl w:val="0"/>
              <w:spacing w:after="0" w:line="240" w:lineRule="auto"/>
              <w:ind w:right="57"/>
              <w:jc w:val="both"/>
              <w:rPr>
                <w:rFonts w:ascii="Times New Roman" w:eastAsia="Times New Roman" w:hAnsi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/>
                <w:sz w:val="24"/>
                <w:szCs w:val="24"/>
              </w:rPr>
              <w:t>- Система охранной сигнализации, система контроля и управления доступом периметра и территории;</w:t>
            </w:r>
          </w:p>
          <w:p w14:paraId="3B0910BF" w14:textId="77777777" w:rsidR="00A27033" w:rsidRDefault="00293C77">
            <w:pPr>
              <w:widowControl w:val="0"/>
              <w:spacing w:after="0" w:line="240" w:lineRule="auto"/>
              <w:ind w:right="57"/>
              <w:jc w:val="both"/>
              <w:rPr>
                <w:rFonts w:ascii="Times New Roman" w:eastAsia="Times New Roman" w:hAnsi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/>
                <w:sz w:val="24"/>
                <w:szCs w:val="24"/>
              </w:rPr>
              <w:t>- Структурированная кабельная система. Локальная вычислительная с</w:t>
            </w:r>
            <w:r>
              <w:rPr>
                <w:rFonts w:ascii="Times New Roman" w:eastAsia="Times New Roman" w:hAnsi="Times New Roman"/>
                <w:sz w:val="24"/>
                <w:szCs w:val="24"/>
              </w:rPr>
              <w:t>еть. Телефонизация;</w:t>
            </w:r>
          </w:p>
          <w:p w14:paraId="65D449E6" w14:textId="77777777" w:rsidR="00A27033" w:rsidRDefault="00293C77">
            <w:pPr>
              <w:widowControl w:val="0"/>
              <w:spacing w:after="0" w:line="240" w:lineRule="auto"/>
              <w:ind w:right="57"/>
              <w:jc w:val="both"/>
              <w:rPr>
                <w:rFonts w:ascii="Times New Roman" w:eastAsia="Times New Roman" w:hAnsi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/>
                <w:sz w:val="24"/>
                <w:szCs w:val="24"/>
              </w:rPr>
              <w:t>- Объектовая система оповещения зданий и территории. Радиотрансляция;</w:t>
            </w:r>
          </w:p>
          <w:p w14:paraId="1C23E695" w14:textId="77777777" w:rsidR="00A27033" w:rsidRDefault="00293C77">
            <w:pPr>
              <w:widowControl w:val="0"/>
              <w:spacing w:after="0" w:line="240" w:lineRule="auto"/>
              <w:ind w:right="57"/>
              <w:jc w:val="both"/>
              <w:rPr>
                <w:rFonts w:ascii="Times New Roman" w:eastAsia="Times New Roman" w:hAnsi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/>
                <w:sz w:val="24"/>
                <w:szCs w:val="24"/>
              </w:rPr>
              <w:t>- Автоматизация и диспетчеризация всех процессов.</w:t>
            </w:r>
          </w:p>
          <w:p w14:paraId="2851966E" w14:textId="77777777" w:rsidR="00A27033" w:rsidRDefault="00293C77">
            <w:pPr>
              <w:widowControl w:val="0"/>
              <w:spacing w:after="0" w:line="240" w:lineRule="auto"/>
              <w:ind w:right="57"/>
              <w:jc w:val="both"/>
              <w:rPr>
                <w:rFonts w:ascii="Times New Roman" w:eastAsia="Times New Roman" w:hAnsi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  <w:t xml:space="preserve">При необходимости замена внешних инженерных сетей, в т.ч. теплотрасса, электроснабжение, </w:t>
            </w:r>
            <w:r>
              <w:rPr>
                <w:rFonts w:ascii="Times New Roman" w:eastAsia="Times New Roman" w:hAnsi="Times New Roman"/>
                <w:sz w:val="24"/>
                <w:szCs w:val="24"/>
              </w:rPr>
              <w:t>водоснабжение и водоотведен</w:t>
            </w:r>
            <w:r>
              <w:rPr>
                <w:rFonts w:ascii="Times New Roman" w:eastAsia="Times New Roman" w:hAnsi="Times New Roman"/>
                <w:sz w:val="24"/>
                <w:szCs w:val="24"/>
              </w:rPr>
              <w:t>ие.</w:t>
            </w:r>
          </w:p>
          <w:p w14:paraId="5D04CB8E" w14:textId="77777777" w:rsidR="00A27033" w:rsidRDefault="00293C77">
            <w:pPr>
              <w:widowControl w:val="0"/>
              <w:spacing w:after="0" w:line="240" w:lineRule="auto"/>
              <w:ind w:right="57"/>
              <w:jc w:val="both"/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</w:pPr>
            <w:r>
              <w:rPr>
                <w:rFonts w:ascii="Times New Roman" w:eastAsia="Times New Roman" w:hAnsi="Times New Roman"/>
                <w:sz w:val="24"/>
                <w:szCs w:val="24"/>
              </w:rPr>
              <w:t xml:space="preserve">При необходимости выполнить переустройство/переоборудование и ремонт помещений, исходя из разработанных проектных решений по </w:t>
            </w:r>
            <w:r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  <w:t>инженерному оборудованию, сетям и системам инженерно-технического обеспечения, а также на основании проведенных обследовательск</w:t>
            </w:r>
            <w:r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  <w:t>их работ.</w:t>
            </w:r>
          </w:p>
          <w:p w14:paraId="1C01FF5F" w14:textId="77777777" w:rsidR="00A27033" w:rsidRDefault="00293C77">
            <w:pPr>
              <w:widowControl w:val="0"/>
              <w:spacing w:after="0" w:line="240" w:lineRule="auto"/>
              <w:ind w:right="57"/>
              <w:jc w:val="both"/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</w:pPr>
            <w:r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  <w:t xml:space="preserve">При необходимости выполнить усиление несущих конструкций </w:t>
            </w:r>
            <w:r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  <w:lastRenderedPageBreak/>
              <w:t>зданий и сооружений, обновление/ремонт фасадов кровли, исходя из результатов обследований.</w:t>
            </w:r>
          </w:p>
          <w:p w14:paraId="13AEB1DC" w14:textId="77777777" w:rsidR="00A27033" w:rsidRDefault="00293C77">
            <w:pPr>
              <w:widowControl w:val="0"/>
              <w:spacing w:after="0" w:line="240" w:lineRule="auto"/>
              <w:ind w:right="57"/>
              <w:jc w:val="both"/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</w:pPr>
            <w:r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  <w:t>Обеспечить разработку документации на основании действующих нормативно-правовых документов РФ, в о</w:t>
            </w:r>
            <w:r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  <w:t>бъемах необходимых и достаточных, для замены системы отопления, оборудования ИТП, архитектурные, технологические, конструктивные и инженерно-технические решения которого отвечают современным потребностям производства и работников учреждения и направлены на</w:t>
            </w:r>
            <w:r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  <w:t xml:space="preserve"> удовлетворение соответствующих потребностей.</w:t>
            </w:r>
          </w:p>
          <w:p w14:paraId="2FEA104D" w14:textId="77777777" w:rsidR="00A27033" w:rsidRDefault="00293C77">
            <w:pPr>
              <w:widowControl w:val="0"/>
              <w:spacing w:after="0" w:line="240" w:lineRule="auto"/>
              <w:ind w:right="57"/>
              <w:jc w:val="both"/>
              <w:rPr>
                <w:rFonts w:ascii="Times New Roman" w:eastAsia="Times New Roman" w:hAnsi="Times New Roman"/>
                <w:sz w:val="24"/>
                <w:szCs w:val="24"/>
                <w:lang w:eastAsia="ru-RU"/>
              </w:rPr>
            </w:pPr>
            <w:r>
              <w:rPr>
                <w:rFonts w:ascii="Times New Roman" w:eastAsia="Times New Roman" w:hAnsi="Times New Roman"/>
                <w:sz w:val="24"/>
                <w:szCs w:val="24"/>
                <w:lang w:eastAsia="ru-RU"/>
              </w:rPr>
              <w:t>Разработать проект на основании результатов проведенных инженерных изысканий (в т.ч. обследований), а также на основании выданных технических условий/требований от Заказчика, согласующих органов и ресурсоснабжа</w:t>
            </w:r>
            <w:r>
              <w:rPr>
                <w:rFonts w:ascii="Times New Roman" w:eastAsia="Times New Roman" w:hAnsi="Times New Roman"/>
                <w:sz w:val="24"/>
                <w:szCs w:val="24"/>
                <w:lang w:eastAsia="ru-RU"/>
              </w:rPr>
              <w:t>ющих организаций.</w:t>
            </w:r>
          </w:p>
        </w:tc>
      </w:tr>
      <w:tr w:rsidR="00A27033" w14:paraId="3C9DC822" w14:textId="77777777">
        <w:trPr>
          <w:trHeight w:val="209"/>
        </w:trPr>
        <w:tc>
          <w:tcPr>
            <w:tcW w:w="900" w:type="dxa"/>
          </w:tcPr>
          <w:p w14:paraId="6CC3D614" w14:textId="77777777" w:rsidR="00A27033" w:rsidRDefault="00293C77">
            <w:pPr>
              <w:keepNext/>
              <w:spacing w:after="0" w:line="240" w:lineRule="auto"/>
              <w:outlineLvl w:val="1"/>
              <w:rPr>
                <w:rFonts w:ascii="Times New Roman" w:eastAsia="Times New Roman" w:hAnsi="Times New Roman"/>
                <w:bCs/>
                <w:iCs/>
                <w:sz w:val="24"/>
                <w:szCs w:val="24"/>
                <w:lang w:eastAsia="ru-RU"/>
              </w:rPr>
            </w:pPr>
            <w:r>
              <w:rPr>
                <w:rFonts w:ascii="Times New Roman" w:eastAsia="Times New Roman" w:hAnsi="Times New Roman"/>
                <w:bCs/>
                <w:iCs/>
                <w:sz w:val="24"/>
                <w:szCs w:val="24"/>
                <w:lang w:eastAsia="ru-RU"/>
              </w:rPr>
              <w:lastRenderedPageBreak/>
              <w:t>1.7.</w:t>
            </w:r>
          </w:p>
        </w:tc>
        <w:tc>
          <w:tcPr>
            <w:tcW w:w="2694" w:type="dxa"/>
          </w:tcPr>
          <w:p w14:paraId="2FF8B647" w14:textId="1EF525AF" w:rsidR="00A27033" w:rsidRDefault="00293C77">
            <w:pPr>
              <w:keepNext/>
              <w:spacing w:after="0" w:line="240" w:lineRule="auto"/>
              <w:outlineLvl w:val="1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>Адреса объект</w:t>
            </w:r>
            <w:r w:rsidR="00C07B6F">
              <w:rPr>
                <w:rFonts w:ascii="Times New Roman" w:hAnsi="Times New Roman"/>
                <w:sz w:val="24"/>
                <w:szCs w:val="24"/>
              </w:rPr>
              <w:t>а</w:t>
            </w:r>
          </w:p>
        </w:tc>
        <w:tc>
          <w:tcPr>
            <w:tcW w:w="7038" w:type="dxa"/>
          </w:tcPr>
          <w:p w14:paraId="71DCBF24" w14:textId="30C3DA87" w:rsidR="00A27033" w:rsidRDefault="00293C77" w:rsidP="00C07B6F">
            <w:pPr>
              <w:widowControl w:val="0"/>
              <w:tabs>
                <w:tab w:val="left" w:pos="547"/>
              </w:tabs>
              <w:spacing w:after="0" w:line="240" w:lineRule="auto"/>
              <w:ind w:right="57"/>
              <w:jc w:val="both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>г. Москва, ул.1-я Рейсовая, д.4, корп. 1;</w:t>
            </w:r>
          </w:p>
        </w:tc>
      </w:tr>
      <w:tr w:rsidR="00A27033" w14:paraId="43901709" w14:textId="77777777">
        <w:trPr>
          <w:trHeight w:val="1143"/>
        </w:trPr>
        <w:tc>
          <w:tcPr>
            <w:tcW w:w="900" w:type="dxa"/>
            <w:shd w:val="clear" w:color="auto" w:fill="FFFFFF"/>
          </w:tcPr>
          <w:p w14:paraId="0C13842A" w14:textId="77777777" w:rsidR="00A27033" w:rsidRDefault="00293C77">
            <w:pPr>
              <w:shd w:val="clear" w:color="auto" w:fill="FFFFFF"/>
              <w:spacing w:after="0" w:line="240" w:lineRule="auto"/>
              <w:rPr>
                <w:rFonts w:ascii="Times New Roman" w:eastAsia="Times New Roman" w:hAnsi="Times New Roman"/>
                <w:sz w:val="24"/>
                <w:szCs w:val="24"/>
                <w:lang w:eastAsia="ru-RU"/>
              </w:rPr>
            </w:pPr>
            <w:r>
              <w:rPr>
                <w:rFonts w:ascii="Times New Roman" w:eastAsia="Times New Roman" w:hAnsi="Times New Roman"/>
                <w:sz w:val="24"/>
                <w:szCs w:val="24"/>
                <w:lang w:eastAsia="ru-RU"/>
              </w:rPr>
              <w:t>1.8.</w:t>
            </w:r>
          </w:p>
        </w:tc>
        <w:tc>
          <w:tcPr>
            <w:tcW w:w="2694" w:type="dxa"/>
          </w:tcPr>
          <w:p w14:paraId="63C2017E" w14:textId="77777777" w:rsidR="00A27033" w:rsidRDefault="00293C77">
            <w:pPr>
              <w:widowControl w:val="0"/>
              <w:spacing w:after="0" w:line="240" w:lineRule="auto"/>
              <w:rPr>
                <w:rFonts w:ascii="Times New Roman" w:eastAsia="Times New Roman" w:hAnsi="Times New Roman"/>
                <w:bCs/>
                <w:sz w:val="24"/>
                <w:szCs w:val="24"/>
                <w:lang w:eastAsia="ru-RU"/>
              </w:rPr>
            </w:pPr>
            <w:r>
              <w:rPr>
                <w:rFonts w:ascii="Times New Roman" w:eastAsia="Times New Roman" w:hAnsi="Times New Roman"/>
                <w:bCs/>
                <w:sz w:val="24"/>
                <w:szCs w:val="24"/>
                <w:lang w:eastAsia="ru-RU"/>
              </w:rPr>
              <w:t>Исходные данные</w:t>
            </w:r>
          </w:p>
          <w:p w14:paraId="24C02E7E" w14:textId="77777777" w:rsidR="00A27033" w:rsidRDefault="00A27033">
            <w:pPr>
              <w:widowControl w:val="0"/>
              <w:spacing w:after="0" w:line="240" w:lineRule="auto"/>
              <w:rPr>
                <w:rFonts w:ascii="Times New Roman" w:eastAsia="Times New Roman" w:hAnsi="Times New Roman"/>
                <w:bCs/>
                <w:sz w:val="24"/>
                <w:szCs w:val="24"/>
                <w:lang w:eastAsia="ru-RU"/>
              </w:rPr>
            </w:pPr>
          </w:p>
        </w:tc>
        <w:tc>
          <w:tcPr>
            <w:tcW w:w="7038" w:type="dxa"/>
            <w:shd w:val="clear" w:color="auto" w:fill="FFFFFF"/>
          </w:tcPr>
          <w:p w14:paraId="7BC46AF1" w14:textId="77777777" w:rsidR="00A27033" w:rsidRDefault="00293C77">
            <w:pPr>
              <w:numPr>
                <w:ilvl w:val="0"/>
                <w:numId w:val="2"/>
              </w:numPr>
              <w:tabs>
                <w:tab w:val="left" w:pos="268"/>
              </w:tabs>
              <w:spacing w:after="0" w:line="240" w:lineRule="auto"/>
              <w:ind w:left="268" w:hanging="268"/>
              <w:jc w:val="both"/>
              <w:rPr>
                <w:rFonts w:ascii="Times New Roman" w:hAnsi="Times New Roman"/>
                <w:b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>Технические условия подключения к системе теплоснабжения ПАО «МОЭК» (прилагается).</w:t>
            </w:r>
          </w:p>
          <w:p w14:paraId="39479138" w14:textId="77777777" w:rsidR="00A27033" w:rsidRDefault="00293C77">
            <w:pPr>
              <w:numPr>
                <w:ilvl w:val="0"/>
                <w:numId w:val="2"/>
              </w:numPr>
              <w:spacing w:after="0" w:line="240" w:lineRule="auto"/>
              <w:ind w:left="273" w:hanging="273"/>
              <w:jc w:val="both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>Технический паспорт здания (паспорт БТИ или планировка здания</w:t>
            </w:r>
            <w:proofErr w:type="gramStart"/>
            <w:r>
              <w:rPr>
                <w:rFonts w:ascii="Times New Roman" w:hAnsi="Times New Roman"/>
                <w:sz w:val="24"/>
                <w:szCs w:val="24"/>
              </w:rPr>
              <w:t>).*</w:t>
            </w:r>
            <w:proofErr w:type="gramEnd"/>
          </w:p>
          <w:p w14:paraId="099AD9F4" w14:textId="77777777" w:rsidR="00A27033" w:rsidRDefault="00293C77">
            <w:pPr>
              <w:numPr>
                <w:ilvl w:val="0"/>
                <w:numId w:val="2"/>
              </w:numPr>
              <w:spacing w:after="0" w:line="240" w:lineRule="auto"/>
              <w:ind w:left="273" w:hanging="273"/>
              <w:jc w:val="both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>Заказчик предоставляет в адрес генерального подрядчика всю необходимую исходно-разрешительную документацию (в т.ч. в редактируемом формате, земельно-имущественную, разрешительную, право собст</w:t>
            </w:r>
            <w:r>
              <w:rPr>
                <w:rFonts w:ascii="Times New Roman" w:hAnsi="Times New Roman"/>
                <w:sz w:val="24"/>
                <w:szCs w:val="24"/>
              </w:rPr>
              <w:t xml:space="preserve">венности на земельный участок, границы земельного участка, кадастр, ГПЗУ, полоса отвода, межевание и др.) для реализации проектно-изыскательских работ и прохождения государственной </w:t>
            </w:r>
            <w:proofErr w:type="gramStart"/>
            <w:r>
              <w:rPr>
                <w:rFonts w:ascii="Times New Roman" w:hAnsi="Times New Roman"/>
                <w:sz w:val="24"/>
                <w:szCs w:val="24"/>
              </w:rPr>
              <w:t>экспертизы.*</w:t>
            </w:r>
            <w:proofErr w:type="gramEnd"/>
          </w:p>
          <w:p w14:paraId="14A8197E" w14:textId="77777777" w:rsidR="00A27033" w:rsidRDefault="00293C77">
            <w:pPr>
              <w:numPr>
                <w:ilvl w:val="0"/>
                <w:numId w:val="2"/>
              </w:numPr>
              <w:spacing w:after="0" w:line="240" w:lineRule="auto"/>
              <w:ind w:left="273" w:hanging="273"/>
              <w:jc w:val="both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>Заказчик предоставляет в адрес подрядчика дефектные акты, отде</w:t>
            </w:r>
            <w:r>
              <w:rPr>
                <w:rFonts w:ascii="Times New Roman" w:hAnsi="Times New Roman"/>
                <w:sz w:val="24"/>
                <w:szCs w:val="24"/>
              </w:rPr>
              <w:t xml:space="preserve">льные технические требования/условия для учета работ при </w:t>
            </w:r>
            <w:proofErr w:type="gramStart"/>
            <w:r>
              <w:rPr>
                <w:rFonts w:ascii="Times New Roman" w:hAnsi="Times New Roman"/>
                <w:sz w:val="24"/>
                <w:szCs w:val="24"/>
              </w:rPr>
              <w:t>проектировании.*</w:t>
            </w:r>
            <w:proofErr w:type="gramEnd"/>
          </w:p>
          <w:p w14:paraId="0FE6C4ED" w14:textId="77777777" w:rsidR="00A27033" w:rsidRDefault="00293C77">
            <w:pPr>
              <w:numPr>
                <w:ilvl w:val="0"/>
                <w:numId w:val="2"/>
              </w:numPr>
              <w:spacing w:after="0" w:line="240" w:lineRule="auto"/>
              <w:ind w:left="273" w:hanging="273"/>
              <w:jc w:val="both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>Получение при необходимости технических условий, исходных данных, согласований, осуществляет Заказчик за счет собственных средств по запросу от генерального подрядчика с предоставлен</w:t>
            </w:r>
            <w:r>
              <w:rPr>
                <w:rFonts w:ascii="Times New Roman" w:hAnsi="Times New Roman"/>
                <w:sz w:val="24"/>
                <w:szCs w:val="24"/>
              </w:rPr>
              <w:t xml:space="preserve">ием сведений (данных) по техническим нагрузкам и иной информации необходимой для получения Заказчиком технических условий у ресурсоснабжающих/согласующих </w:t>
            </w:r>
            <w:proofErr w:type="gramStart"/>
            <w:r>
              <w:rPr>
                <w:rFonts w:ascii="Times New Roman" w:hAnsi="Times New Roman"/>
                <w:sz w:val="24"/>
                <w:szCs w:val="24"/>
              </w:rPr>
              <w:t>организаций.*</w:t>
            </w:r>
            <w:proofErr w:type="gramEnd"/>
          </w:p>
          <w:p w14:paraId="231D7CE2" w14:textId="77777777" w:rsidR="00A27033" w:rsidRDefault="00293C77">
            <w:pPr>
              <w:numPr>
                <w:ilvl w:val="0"/>
                <w:numId w:val="2"/>
              </w:numPr>
              <w:spacing w:after="0" w:line="240" w:lineRule="auto"/>
              <w:ind w:left="273" w:hanging="273"/>
              <w:jc w:val="both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/>
                <w:sz w:val="24"/>
                <w:szCs w:val="24"/>
                <w:lang w:eastAsia="ru-RU"/>
              </w:rPr>
              <w:t>Паспорт системы и имеющуюся документацию на существующий контроллерное оборудование и си</w:t>
            </w:r>
            <w:r>
              <w:rPr>
                <w:rFonts w:ascii="Times New Roman" w:eastAsia="Times New Roman" w:hAnsi="Times New Roman"/>
                <w:sz w:val="24"/>
                <w:szCs w:val="24"/>
                <w:lang w:eastAsia="ru-RU"/>
              </w:rPr>
              <w:t>стему автоматизации и диспетчеризации Ангарного комплекса. *</w:t>
            </w:r>
          </w:p>
          <w:p w14:paraId="3D4CBA33" w14:textId="77777777" w:rsidR="00A27033" w:rsidRDefault="00293C77">
            <w:pPr>
              <w:spacing w:after="0" w:line="240" w:lineRule="auto"/>
              <w:jc w:val="both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 xml:space="preserve">*Данные предоставляется после заключения Договора. </w:t>
            </w:r>
          </w:p>
        </w:tc>
      </w:tr>
      <w:tr w:rsidR="00A27033" w14:paraId="2F41A546" w14:textId="77777777">
        <w:trPr>
          <w:trHeight w:val="532"/>
        </w:trPr>
        <w:tc>
          <w:tcPr>
            <w:tcW w:w="900" w:type="dxa"/>
          </w:tcPr>
          <w:p w14:paraId="09D08C50" w14:textId="77777777" w:rsidR="00A27033" w:rsidRDefault="00293C77">
            <w:pPr>
              <w:shd w:val="clear" w:color="auto" w:fill="FFFFFF"/>
              <w:spacing w:after="0" w:line="240" w:lineRule="auto"/>
              <w:rPr>
                <w:rFonts w:ascii="Times New Roman" w:eastAsia="Times New Roman" w:hAnsi="Times New Roman"/>
                <w:sz w:val="24"/>
                <w:szCs w:val="24"/>
                <w:lang w:eastAsia="ru-RU"/>
              </w:rPr>
            </w:pPr>
            <w:r>
              <w:rPr>
                <w:rFonts w:ascii="Times New Roman" w:eastAsia="Times New Roman" w:hAnsi="Times New Roman"/>
                <w:sz w:val="24"/>
                <w:szCs w:val="24"/>
                <w:lang w:eastAsia="ru-RU"/>
              </w:rPr>
              <w:t>1.9.</w:t>
            </w:r>
          </w:p>
          <w:p w14:paraId="20A39CF3" w14:textId="77777777" w:rsidR="00A27033" w:rsidRDefault="00A27033">
            <w:pPr>
              <w:rPr>
                <w:rFonts w:ascii="Times New Roman" w:eastAsia="Times New Roman" w:hAnsi="Times New Roman"/>
                <w:sz w:val="24"/>
                <w:szCs w:val="24"/>
                <w:lang w:eastAsia="ru-RU"/>
              </w:rPr>
            </w:pPr>
          </w:p>
          <w:p w14:paraId="3FC8DF7C" w14:textId="77777777" w:rsidR="00A27033" w:rsidRDefault="00A27033">
            <w:pPr>
              <w:rPr>
                <w:rFonts w:ascii="Times New Roman" w:eastAsia="Times New Roman" w:hAnsi="Times New Roman"/>
                <w:sz w:val="24"/>
                <w:szCs w:val="24"/>
                <w:lang w:eastAsia="ru-RU"/>
              </w:rPr>
            </w:pPr>
          </w:p>
        </w:tc>
        <w:tc>
          <w:tcPr>
            <w:tcW w:w="2694" w:type="dxa"/>
          </w:tcPr>
          <w:p w14:paraId="18325D49" w14:textId="77777777" w:rsidR="00A27033" w:rsidRDefault="00293C77">
            <w:pPr>
              <w:widowControl w:val="0"/>
              <w:shd w:val="clear" w:color="auto" w:fill="FFFFFF"/>
              <w:spacing w:after="0" w:line="240" w:lineRule="auto"/>
              <w:rPr>
                <w:rFonts w:ascii="Times New Roman" w:eastAsia="Times New Roman" w:hAnsi="Times New Roman"/>
                <w:spacing w:val="-3"/>
                <w:sz w:val="24"/>
                <w:szCs w:val="24"/>
                <w:lang w:eastAsia="ru-RU"/>
              </w:rPr>
            </w:pPr>
            <w:r>
              <w:rPr>
                <w:rFonts w:ascii="Times New Roman" w:eastAsia="Times New Roman" w:hAnsi="Times New Roman"/>
                <w:spacing w:val="-3"/>
                <w:sz w:val="24"/>
                <w:szCs w:val="24"/>
                <w:lang w:eastAsia="ru-RU"/>
              </w:rPr>
              <w:t>Порядок прохождения экспертизы</w:t>
            </w:r>
          </w:p>
        </w:tc>
        <w:tc>
          <w:tcPr>
            <w:tcW w:w="7038" w:type="dxa"/>
          </w:tcPr>
          <w:p w14:paraId="5F3166B3" w14:textId="77777777" w:rsidR="00A27033" w:rsidRDefault="00293C77">
            <w:pPr>
              <w:tabs>
                <w:tab w:val="left" w:pos="173"/>
              </w:tabs>
              <w:spacing w:after="0" w:line="240" w:lineRule="auto"/>
              <w:jc w:val="both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>Проектная документация (в т.ч. сметная документация) подлежит прохождению государственной экспертизы с подтверждением определения достоверности сметной стоимости.</w:t>
            </w:r>
          </w:p>
          <w:p w14:paraId="053DCF2D" w14:textId="77777777" w:rsidR="00A27033" w:rsidRDefault="00293C77">
            <w:pPr>
              <w:tabs>
                <w:tab w:val="left" w:pos="173"/>
              </w:tabs>
              <w:spacing w:after="0" w:line="240" w:lineRule="auto"/>
              <w:jc w:val="both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>Заказчик определяет экспертизу для предоставления проектной документации на проверку.</w:t>
            </w:r>
            <w:ins w:id="1" w:author="Илья Провоторов" w:date="2026-02-17T13:50:00Z">
              <w:r>
                <w:rPr>
                  <w:rFonts w:ascii="Times New Roman" w:hAnsi="Times New Roman"/>
                  <w:sz w:val="24"/>
                  <w:szCs w:val="24"/>
                </w:rPr>
                <w:t xml:space="preserve"> </w:t>
              </w:r>
            </w:ins>
            <w:r>
              <w:rPr>
                <w:rFonts w:ascii="Times New Roman" w:hAnsi="Times New Roman"/>
                <w:sz w:val="24"/>
                <w:szCs w:val="24"/>
              </w:rPr>
              <w:t>Расходы</w:t>
            </w:r>
            <w:r>
              <w:rPr>
                <w:rFonts w:ascii="Times New Roman" w:hAnsi="Times New Roman"/>
                <w:sz w:val="24"/>
                <w:szCs w:val="24"/>
              </w:rPr>
              <w:t>, связанные с прохождением экспертизы, несет Заказчик.</w:t>
            </w:r>
          </w:p>
        </w:tc>
      </w:tr>
      <w:tr w:rsidR="00A27033" w14:paraId="474311C7" w14:textId="77777777">
        <w:trPr>
          <w:trHeight w:val="532"/>
        </w:trPr>
        <w:tc>
          <w:tcPr>
            <w:tcW w:w="900" w:type="dxa"/>
          </w:tcPr>
          <w:p w14:paraId="046E438D" w14:textId="77777777" w:rsidR="00A27033" w:rsidRDefault="00293C77">
            <w:pPr>
              <w:shd w:val="clear" w:color="auto" w:fill="FFFFFF"/>
              <w:spacing w:after="0" w:line="240" w:lineRule="auto"/>
              <w:rPr>
                <w:rFonts w:ascii="Times New Roman" w:eastAsia="Times New Roman" w:hAnsi="Times New Roman"/>
                <w:sz w:val="24"/>
                <w:szCs w:val="24"/>
                <w:lang w:eastAsia="ru-RU"/>
              </w:rPr>
            </w:pPr>
            <w:r>
              <w:rPr>
                <w:rFonts w:ascii="Times New Roman" w:eastAsia="Times New Roman" w:hAnsi="Times New Roman"/>
                <w:sz w:val="24"/>
                <w:szCs w:val="24"/>
                <w:lang w:eastAsia="ru-RU"/>
              </w:rPr>
              <w:t>1.10.</w:t>
            </w:r>
          </w:p>
        </w:tc>
        <w:tc>
          <w:tcPr>
            <w:tcW w:w="2694" w:type="dxa"/>
          </w:tcPr>
          <w:p w14:paraId="152238E4" w14:textId="77777777" w:rsidR="00A27033" w:rsidRDefault="00293C77">
            <w:pPr>
              <w:widowControl w:val="0"/>
              <w:shd w:val="clear" w:color="auto" w:fill="FFFFFF"/>
              <w:spacing w:after="0" w:line="240" w:lineRule="auto"/>
              <w:rPr>
                <w:rFonts w:ascii="Times New Roman" w:eastAsia="Times New Roman" w:hAnsi="Times New Roman"/>
                <w:spacing w:val="-3"/>
                <w:sz w:val="24"/>
                <w:szCs w:val="24"/>
                <w:lang w:eastAsia="ru-RU"/>
              </w:rPr>
            </w:pPr>
            <w:r>
              <w:rPr>
                <w:rFonts w:ascii="Times New Roman" w:eastAsia="Times New Roman" w:hAnsi="Times New Roman"/>
                <w:spacing w:val="-3"/>
                <w:sz w:val="24"/>
                <w:szCs w:val="24"/>
                <w:lang w:eastAsia="ru-RU"/>
              </w:rPr>
              <w:t>Порядок согласования</w:t>
            </w:r>
          </w:p>
        </w:tc>
        <w:tc>
          <w:tcPr>
            <w:tcW w:w="7038" w:type="dxa"/>
          </w:tcPr>
          <w:p w14:paraId="5CED2CF0" w14:textId="77777777" w:rsidR="00A27033" w:rsidRDefault="00293C77">
            <w:pPr>
              <w:spacing w:after="0" w:line="240" w:lineRule="auto"/>
              <w:ind w:left="-15"/>
              <w:jc w:val="both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>Принципиальные технические/проектные решения, перечень используемого оборудования, согласовываются с Заказчиком на стадии проектирования.</w:t>
            </w:r>
          </w:p>
          <w:p w14:paraId="11E1D02D" w14:textId="77777777" w:rsidR="00A27033" w:rsidRDefault="00293C77">
            <w:pPr>
              <w:spacing w:after="0" w:line="240" w:lineRule="auto"/>
              <w:ind w:left="-15"/>
              <w:jc w:val="both"/>
              <w:rPr>
                <w:rFonts w:ascii="Times New Roman" w:eastAsia="Times New Roman" w:hAnsi="Times New Roman"/>
                <w:iCs/>
                <w:sz w:val="24"/>
                <w:szCs w:val="24"/>
                <w:lang w:eastAsia="ru-RU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 xml:space="preserve">Документация подлежит согласованию в </w:t>
            </w:r>
            <w:r>
              <w:rPr>
                <w:rFonts w:ascii="Times New Roman" w:eastAsia="Times New Roman" w:hAnsi="Times New Roman"/>
                <w:iCs/>
                <w:sz w:val="24"/>
                <w:szCs w:val="24"/>
                <w:lang w:eastAsia="ru-RU"/>
              </w:rPr>
              <w:t>ПАО «МОЭК».</w:t>
            </w:r>
          </w:p>
          <w:p w14:paraId="1EFC11C9" w14:textId="77777777" w:rsidR="00A27033" w:rsidRDefault="00293C77">
            <w:pPr>
              <w:spacing w:after="0" w:line="240" w:lineRule="auto"/>
              <w:ind w:left="-15"/>
              <w:jc w:val="both"/>
              <w:rPr>
                <w:rFonts w:ascii="Times New Roman" w:eastAsia="Times New Roman" w:hAnsi="Times New Roman"/>
                <w:iCs/>
                <w:sz w:val="24"/>
                <w:szCs w:val="24"/>
                <w:lang w:eastAsia="ru-RU"/>
              </w:rPr>
            </w:pPr>
            <w:r>
              <w:rPr>
                <w:rFonts w:ascii="Times New Roman" w:eastAsia="Times New Roman" w:hAnsi="Times New Roman"/>
                <w:iCs/>
                <w:sz w:val="24"/>
                <w:szCs w:val="24"/>
                <w:lang w:eastAsia="ru-RU"/>
              </w:rPr>
              <w:t xml:space="preserve">Генеральный подрядчик обеспечивает сопровождение проектной документации </w:t>
            </w:r>
          </w:p>
        </w:tc>
      </w:tr>
      <w:tr w:rsidR="00A27033" w14:paraId="2B83245D" w14:textId="77777777">
        <w:trPr>
          <w:trHeight w:val="532"/>
        </w:trPr>
        <w:tc>
          <w:tcPr>
            <w:tcW w:w="900" w:type="dxa"/>
          </w:tcPr>
          <w:p w14:paraId="730DDD40" w14:textId="77777777" w:rsidR="00A27033" w:rsidRDefault="00293C77">
            <w:pPr>
              <w:shd w:val="clear" w:color="auto" w:fill="FFFFFF"/>
              <w:spacing w:after="0" w:line="240" w:lineRule="auto"/>
              <w:rPr>
                <w:rFonts w:ascii="Times New Roman" w:eastAsia="Times New Roman" w:hAnsi="Times New Roman"/>
                <w:sz w:val="24"/>
                <w:szCs w:val="24"/>
                <w:lang w:eastAsia="ru-RU"/>
              </w:rPr>
            </w:pPr>
            <w:r>
              <w:rPr>
                <w:rFonts w:ascii="Times New Roman" w:eastAsia="Times New Roman" w:hAnsi="Times New Roman"/>
                <w:sz w:val="24"/>
                <w:szCs w:val="24"/>
                <w:lang w:eastAsia="ru-RU"/>
              </w:rPr>
              <w:t>1.11.</w:t>
            </w:r>
          </w:p>
        </w:tc>
        <w:tc>
          <w:tcPr>
            <w:tcW w:w="2694" w:type="dxa"/>
          </w:tcPr>
          <w:p w14:paraId="75EDD7E8" w14:textId="77777777" w:rsidR="00A27033" w:rsidRDefault="00293C77">
            <w:pPr>
              <w:widowControl w:val="0"/>
              <w:shd w:val="clear" w:color="auto" w:fill="FFFFFF"/>
              <w:spacing w:after="0" w:line="240" w:lineRule="auto"/>
              <w:rPr>
                <w:rFonts w:ascii="Times New Roman" w:eastAsia="Times New Roman" w:hAnsi="Times New Roman"/>
                <w:spacing w:val="-3"/>
                <w:sz w:val="24"/>
                <w:szCs w:val="24"/>
                <w:lang w:eastAsia="ru-RU"/>
              </w:rPr>
            </w:pPr>
            <w:r>
              <w:rPr>
                <w:rFonts w:ascii="Times New Roman" w:eastAsia="Times New Roman" w:hAnsi="Times New Roman"/>
                <w:spacing w:val="-3"/>
                <w:sz w:val="24"/>
                <w:szCs w:val="24"/>
                <w:lang w:eastAsia="ru-RU"/>
              </w:rPr>
              <w:t>Порядок проведения инженерных изысканий (в т.ч. обследований)</w:t>
            </w:r>
          </w:p>
        </w:tc>
        <w:tc>
          <w:tcPr>
            <w:tcW w:w="7038" w:type="dxa"/>
          </w:tcPr>
          <w:p w14:paraId="4080E2A1" w14:textId="77777777" w:rsidR="00A27033" w:rsidRDefault="00293C77">
            <w:pPr>
              <w:spacing w:after="0" w:line="240" w:lineRule="auto"/>
              <w:jc w:val="both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>Инженерные изыскания (в т.ч. обследования) выполнить на основании</w:t>
            </w:r>
            <w:r>
              <w:rPr>
                <w:rFonts w:ascii="Times New Roman" w:hAnsi="Times New Roman"/>
                <w:sz w:val="24"/>
                <w:szCs w:val="24"/>
              </w:rPr>
              <w:t xml:space="preserve"> согласованных между Заказчиком и генеральным подрядчиком заданий и программ на проведение инженерных изысканий (в т.ч. обследований).</w:t>
            </w:r>
          </w:p>
        </w:tc>
      </w:tr>
      <w:tr w:rsidR="00A27033" w14:paraId="00401988" w14:textId="77777777">
        <w:trPr>
          <w:trHeight w:val="557"/>
        </w:trPr>
        <w:tc>
          <w:tcPr>
            <w:tcW w:w="900" w:type="dxa"/>
          </w:tcPr>
          <w:p w14:paraId="6116D083" w14:textId="77777777" w:rsidR="00A27033" w:rsidRDefault="00293C77">
            <w:pPr>
              <w:shd w:val="clear" w:color="auto" w:fill="FFFFFF"/>
              <w:spacing w:after="0" w:line="240" w:lineRule="auto"/>
              <w:rPr>
                <w:rFonts w:ascii="Times New Roman" w:eastAsia="Times New Roman" w:hAnsi="Times New Roman"/>
                <w:sz w:val="24"/>
                <w:szCs w:val="24"/>
                <w:lang w:eastAsia="ru-RU"/>
              </w:rPr>
            </w:pPr>
            <w:r>
              <w:rPr>
                <w:rFonts w:ascii="Times New Roman" w:eastAsia="Times New Roman" w:hAnsi="Times New Roman"/>
                <w:sz w:val="24"/>
                <w:szCs w:val="24"/>
                <w:lang w:eastAsia="ru-RU"/>
              </w:rPr>
              <w:t>1.12.</w:t>
            </w:r>
          </w:p>
        </w:tc>
        <w:tc>
          <w:tcPr>
            <w:tcW w:w="2694" w:type="dxa"/>
          </w:tcPr>
          <w:p w14:paraId="434A0B6E" w14:textId="77777777" w:rsidR="00A27033" w:rsidRDefault="00293C77">
            <w:pPr>
              <w:widowControl w:val="0"/>
              <w:shd w:val="clear" w:color="auto" w:fill="FFFFFF"/>
              <w:spacing w:after="0" w:line="240" w:lineRule="auto"/>
              <w:rPr>
                <w:rFonts w:ascii="Times New Roman" w:eastAsia="Times New Roman" w:hAnsi="Times New Roman"/>
                <w:spacing w:val="-3"/>
                <w:sz w:val="24"/>
                <w:szCs w:val="24"/>
                <w:lang w:eastAsia="ru-RU"/>
              </w:rPr>
            </w:pPr>
            <w:r>
              <w:rPr>
                <w:rFonts w:ascii="Times New Roman" w:eastAsia="Times New Roman" w:hAnsi="Times New Roman"/>
                <w:spacing w:val="-3"/>
                <w:sz w:val="24"/>
                <w:szCs w:val="24"/>
                <w:lang w:eastAsia="ru-RU"/>
              </w:rPr>
              <w:t>Этапы выполнения работы</w:t>
            </w:r>
          </w:p>
        </w:tc>
        <w:tc>
          <w:tcPr>
            <w:tcW w:w="7038" w:type="dxa"/>
          </w:tcPr>
          <w:p w14:paraId="0AA54CA3" w14:textId="77777777" w:rsidR="00A27033" w:rsidRDefault="00293C77">
            <w:pPr>
              <w:widowControl w:val="0"/>
              <w:shd w:val="clear" w:color="auto" w:fill="FFFFFF"/>
              <w:spacing w:after="0" w:line="240" w:lineRule="auto"/>
              <w:jc w:val="both"/>
              <w:rPr>
                <w:rFonts w:ascii="Times New Roman" w:eastAsia="Times New Roman" w:hAnsi="Times New Roman"/>
                <w:iCs/>
                <w:sz w:val="24"/>
                <w:szCs w:val="24"/>
                <w:u w:val="single"/>
                <w:lang w:eastAsia="ru-RU"/>
              </w:rPr>
            </w:pPr>
            <w:r>
              <w:rPr>
                <w:rFonts w:ascii="Times New Roman" w:eastAsia="Times New Roman" w:hAnsi="Times New Roman"/>
                <w:iCs/>
                <w:sz w:val="24"/>
                <w:szCs w:val="24"/>
                <w:u w:val="single"/>
                <w:lang w:eastAsia="ru-RU"/>
              </w:rPr>
              <w:t>1 этап:</w:t>
            </w:r>
          </w:p>
          <w:p w14:paraId="0279BC3F" w14:textId="77777777" w:rsidR="00A27033" w:rsidRDefault="00293C77">
            <w:pPr>
              <w:widowControl w:val="0"/>
              <w:shd w:val="clear" w:color="auto" w:fill="FFFFFF"/>
              <w:spacing w:after="0" w:line="240" w:lineRule="auto"/>
              <w:jc w:val="both"/>
              <w:rPr>
                <w:rFonts w:ascii="Times New Roman" w:eastAsia="Times New Roman" w:hAnsi="Times New Roman"/>
                <w:iCs/>
                <w:sz w:val="24"/>
                <w:szCs w:val="24"/>
                <w:lang w:eastAsia="ru-RU"/>
              </w:rPr>
            </w:pPr>
            <w:r>
              <w:rPr>
                <w:rFonts w:ascii="Times New Roman" w:eastAsia="Times New Roman" w:hAnsi="Times New Roman"/>
                <w:iCs/>
                <w:sz w:val="24"/>
                <w:szCs w:val="24"/>
                <w:lang w:eastAsia="ru-RU"/>
              </w:rPr>
              <w:t>- выполнение Проектной документации;</w:t>
            </w:r>
          </w:p>
          <w:p w14:paraId="133764C0" w14:textId="77777777" w:rsidR="00A27033" w:rsidRDefault="00293C77">
            <w:pPr>
              <w:widowControl w:val="0"/>
              <w:shd w:val="clear" w:color="auto" w:fill="FFFFFF"/>
              <w:spacing w:after="0" w:line="240" w:lineRule="auto"/>
              <w:jc w:val="both"/>
              <w:rPr>
                <w:rFonts w:ascii="Times New Roman" w:eastAsia="Times New Roman" w:hAnsi="Times New Roman"/>
                <w:iCs/>
                <w:sz w:val="24"/>
                <w:szCs w:val="24"/>
                <w:lang w:eastAsia="ru-RU"/>
              </w:rPr>
            </w:pPr>
            <w:r>
              <w:rPr>
                <w:rFonts w:ascii="Times New Roman" w:eastAsia="Times New Roman" w:hAnsi="Times New Roman"/>
                <w:iCs/>
                <w:sz w:val="24"/>
                <w:szCs w:val="24"/>
                <w:lang w:eastAsia="ru-RU"/>
              </w:rPr>
              <w:lastRenderedPageBreak/>
              <w:t xml:space="preserve">- получение положительного заключения о </w:t>
            </w:r>
            <w:proofErr w:type="gramStart"/>
            <w:r>
              <w:rPr>
                <w:rFonts w:ascii="Times New Roman" w:eastAsia="Times New Roman" w:hAnsi="Times New Roman"/>
                <w:iCs/>
                <w:sz w:val="24"/>
                <w:szCs w:val="24"/>
                <w:lang w:eastAsia="ru-RU"/>
              </w:rPr>
              <w:t>рассмотрении  документации</w:t>
            </w:r>
            <w:proofErr w:type="gramEnd"/>
            <w:r>
              <w:rPr>
                <w:rFonts w:ascii="Times New Roman" w:eastAsia="Times New Roman" w:hAnsi="Times New Roman"/>
                <w:iCs/>
                <w:sz w:val="24"/>
                <w:szCs w:val="24"/>
                <w:lang w:eastAsia="ru-RU"/>
              </w:rPr>
              <w:t xml:space="preserve"> поставщиком пепловой энергии и теплоносителя ПАО «МОЭК»;</w:t>
            </w:r>
          </w:p>
          <w:p w14:paraId="4F20E581" w14:textId="77777777" w:rsidR="00A27033" w:rsidRDefault="00293C77">
            <w:pPr>
              <w:widowControl w:val="0"/>
              <w:shd w:val="clear" w:color="auto" w:fill="FFFFFF"/>
              <w:spacing w:after="0" w:line="240" w:lineRule="auto"/>
              <w:jc w:val="both"/>
              <w:rPr>
                <w:rFonts w:ascii="Times New Roman" w:eastAsia="Times New Roman" w:hAnsi="Times New Roman"/>
                <w:iCs/>
                <w:sz w:val="24"/>
                <w:szCs w:val="24"/>
                <w:lang w:eastAsia="ru-RU"/>
              </w:rPr>
            </w:pPr>
            <w:r>
              <w:rPr>
                <w:rFonts w:ascii="Times New Roman" w:eastAsia="Times New Roman" w:hAnsi="Times New Roman"/>
                <w:iCs/>
                <w:sz w:val="24"/>
                <w:szCs w:val="24"/>
                <w:lang w:eastAsia="ru-RU"/>
              </w:rPr>
              <w:t>- экспертиза проектной документации и результатов инженерных изысканий, проверка достоверности определения сметной стоимости строите</w:t>
            </w:r>
            <w:r>
              <w:rPr>
                <w:rFonts w:ascii="Times New Roman" w:eastAsia="Times New Roman" w:hAnsi="Times New Roman"/>
                <w:iCs/>
                <w:sz w:val="24"/>
                <w:szCs w:val="24"/>
                <w:lang w:eastAsia="ru-RU"/>
              </w:rPr>
              <w:t>льства;</w:t>
            </w:r>
          </w:p>
          <w:p w14:paraId="3C1168D8" w14:textId="77777777" w:rsidR="00A27033" w:rsidRDefault="00293C77">
            <w:pPr>
              <w:widowControl w:val="0"/>
              <w:shd w:val="clear" w:color="auto" w:fill="FFFFFF"/>
              <w:spacing w:after="0" w:line="240" w:lineRule="auto"/>
              <w:jc w:val="both"/>
              <w:rPr>
                <w:rFonts w:ascii="Times New Roman" w:eastAsia="Times New Roman" w:hAnsi="Times New Roman"/>
                <w:iCs/>
                <w:sz w:val="24"/>
                <w:szCs w:val="24"/>
                <w:lang w:eastAsia="ru-RU"/>
              </w:rPr>
            </w:pPr>
            <w:r>
              <w:rPr>
                <w:rFonts w:ascii="Times New Roman" w:eastAsia="Times New Roman" w:hAnsi="Times New Roman"/>
                <w:iCs/>
                <w:sz w:val="24"/>
                <w:szCs w:val="24"/>
                <w:lang w:eastAsia="ru-RU"/>
              </w:rPr>
              <w:t>- представление материалов 1-ого этапа работы Заказчику.</w:t>
            </w:r>
          </w:p>
          <w:p w14:paraId="02EFFE4A" w14:textId="77777777" w:rsidR="00A27033" w:rsidRDefault="00293C77">
            <w:pPr>
              <w:widowControl w:val="0"/>
              <w:shd w:val="clear" w:color="auto" w:fill="FFFFFF"/>
              <w:spacing w:after="0" w:line="240" w:lineRule="auto"/>
              <w:jc w:val="both"/>
              <w:rPr>
                <w:rFonts w:ascii="Times New Roman" w:eastAsia="Times New Roman" w:hAnsi="Times New Roman"/>
                <w:iCs/>
                <w:sz w:val="24"/>
                <w:szCs w:val="24"/>
                <w:u w:val="single"/>
                <w:lang w:eastAsia="ru-RU"/>
              </w:rPr>
            </w:pPr>
            <w:r>
              <w:rPr>
                <w:rFonts w:ascii="Times New Roman" w:eastAsia="Times New Roman" w:hAnsi="Times New Roman"/>
                <w:iCs/>
                <w:sz w:val="24"/>
                <w:szCs w:val="24"/>
                <w:u w:val="single"/>
                <w:lang w:eastAsia="ru-RU"/>
              </w:rPr>
              <w:t>2 этап:</w:t>
            </w:r>
          </w:p>
          <w:p w14:paraId="4BFB0BDD" w14:textId="77777777" w:rsidR="00A27033" w:rsidRDefault="00293C77">
            <w:pPr>
              <w:widowControl w:val="0"/>
              <w:shd w:val="clear" w:color="auto" w:fill="FFFFFF"/>
              <w:spacing w:after="0" w:line="240" w:lineRule="auto"/>
              <w:jc w:val="both"/>
              <w:rPr>
                <w:rFonts w:ascii="Times New Roman" w:eastAsia="Times New Roman" w:hAnsi="Times New Roman"/>
                <w:iCs/>
                <w:sz w:val="24"/>
                <w:szCs w:val="24"/>
                <w:lang w:eastAsia="ru-RU"/>
              </w:rPr>
            </w:pPr>
            <w:r>
              <w:rPr>
                <w:rFonts w:ascii="Times New Roman" w:eastAsia="Times New Roman" w:hAnsi="Times New Roman"/>
                <w:iCs/>
                <w:sz w:val="24"/>
                <w:szCs w:val="24"/>
                <w:lang w:eastAsia="ru-RU"/>
              </w:rPr>
              <w:t>- выполнение Рабочей документации.</w:t>
            </w:r>
          </w:p>
          <w:p w14:paraId="7902F2DA" w14:textId="77777777" w:rsidR="00A27033" w:rsidRDefault="00293C77">
            <w:pPr>
              <w:widowControl w:val="0"/>
              <w:shd w:val="clear" w:color="auto" w:fill="FFFFFF"/>
              <w:spacing w:after="0" w:line="240" w:lineRule="auto"/>
              <w:jc w:val="both"/>
              <w:rPr>
                <w:rFonts w:ascii="Times New Roman" w:eastAsia="Times New Roman" w:hAnsi="Times New Roman"/>
                <w:iCs/>
                <w:sz w:val="24"/>
                <w:szCs w:val="24"/>
                <w:lang w:eastAsia="ru-RU"/>
              </w:rPr>
            </w:pPr>
            <w:r>
              <w:rPr>
                <w:rFonts w:ascii="Times New Roman" w:eastAsia="Times New Roman" w:hAnsi="Times New Roman"/>
                <w:iCs/>
                <w:sz w:val="24"/>
                <w:szCs w:val="24"/>
                <w:lang w:eastAsia="ru-RU"/>
              </w:rPr>
              <w:t xml:space="preserve">- представление материалов 2-ого этапа работы Заказчику. </w:t>
            </w:r>
          </w:p>
          <w:p w14:paraId="012B96AD" w14:textId="77777777" w:rsidR="00A27033" w:rsidRDefault="00293C77">
            <w:pPr>
              <w:widowControl w:val="0"/>
              <w:shd w:val="clear" w:color="auto" w:fill="FFFFFF"/>
              <w:spacing w:after="0" w:line="240" w:lineRule="auto"/>
              <w:jc w:val="both"/>
              <w:rPr>
                <w:rFonts w:ascii="Times New Roman" w:hAnsi="Times New Roman"/>
                <w:i/>
                <w:sz w:val="20"/>
                <w:szCs w:val="20"/>
              </w:rPr>
            </w:pPr>
            <w:r>
              <w:rPr>
                <w:rFonts w:ascii="Times New Roman" w:eastAsia="Times New Roman" w:hAnsi="Times New Roman"/>
                <w:iCs/>
                <w:sz w:val="20"/>
                <w:szCs w:val="20"/>
                <w:u w:val="single"/>
                <w:lang w:eastAsia="ru-RU"/>
              </w:rPr>
              <w:t>Примечание:</w:t>
            </w:r>
            <w:r>
              <w:rPr>
                <w:rFonts w:ascii="Times New Roman" w:eastAsia="Times New Roman" w:hAnsi="Times New Roman"/>
                <w:iCs/>
                <w:sz w:val="20"/>
                <w:szCs w:val="20"/>
                <w:lang w:eastAsia="ru-RU"/>
              </w:rPr>
              <w:t xml:space="preserve"> спецификации в проектной и рабочей документация должны соответствовать друг др</w:t>
            </w:r>
            <w:r>
              <w:rPr>
                <w:rFonts w:ascii="Times New Roman" w:eastAsia="Times New Roman" w:hAnsi="Times New Roman"/>
                <w:iCs/>
                <w:sz w:val="20"/>
                <w:szCs w:val="20"/>
                <w:lang w:eastAsia="ru-RU"/>
              </w:rPr>
              <w:t>угу, при этом допускается корректировка в размере 10%.</w:t>
            </w:r>
          </w:p>
        </w:tc>
      </w:tr>
      <w:tr w:rsidR="00A27033" w14:paraId="1CF960F5" w14:textId="77777777">
        <w:trPr>
          <w:trHeight w:val="195"/>
        </w:trPr>
        <w:tc>
          <w:tcPr>
            <w:tcW w:w="900" w:type="dxa"/>
          </w:tcPr>
          <w:p w14:paraId="3620301A" w14:textId="77777777" w:rsidR="00A27033" w:rsidRDefault="00293C77">
            <w:pPr>
              <w:shd w:val="clear" w:color="auto" w:fill="FFFFFF"/>
              <w:spacing w:after="0" w:line="240" w:lineRule="auto"/>
              <w:rPr>
                <w:rFonts w:ascii="Times New Roman" w:eastAsia="Times New Roman" w:hAnsi="Times New Roman"/>
                <w:sz w:val="24"/>
                <w:szCs w:val="24"/>
                <w:lang w:eastAsia="ru-RU"/>
              </w:rPr>
            </w:pPr>
            <w:r>
              <w:rPr>
                <w:rFonts w:ascii="Times New Roman" w:eastAsia="Times New Roman" w:hAnsi="Times New Roman"/>
                <w:sz w:val="24"/>
                <w:szCs w:val="24"/>
                <w:lang w:eastAsia="ru-RU"/>
              </w:rPr>
              <w:lastRenderedPageBreak/>
              <w:t>1.13.</w:t>
            </w:r>
          </w:p>
        </w:tc>
        <w:tc>
          <w:tcPr>
            <w:tcW w:w="2694" w:type="dxa"/>
          </w:tcPr>
          <w:p w14:paraId="0BE2358B" w14:textId="77777777" w:rsidR="00A27033" w:rsidRDefault="00293C77">
            <w:pPr>
              <w:widowControl w:val="0"/>
              <w:shd w:val="clear" w:color="auto" w:fill="FFFFFF"/>
              <w:spacing w:after="0" w:line="240" w:lineRule="auto"/>
              <w:jc w:val="both"/>
              <w:rPr>
                <w:rFonts w:ascii="Times New Roman" w:eastAsia="Times New Roman" w:hAnsi="Times New Roman"/>
                <w:iCs/>
                <w:sz w:val="24"/>
                <w:szCs w:val="24"/>
                <w:lang w:eastAsia="ru-RU"/>
              </w:rPr>
            </w:pPr>
            <w:r>
              <w:rPr>
                <w:rFonts w:ascii="Times New Roman" w:eastAsia="Times New Roman" w:hAnsi="Times New Roman"/>
                <w:iCs/>
                <w:sz w:val="24"/>
                <w:szCs w:val="24"/>
                <w:lang w:eastAsia="ru-RU"/>
              </w:rPr>
              <w:t>Законодательная, нормативная, правовая база</w:t>
            </w:r>
          </w:p>
        </w:tc>
        <w:tc>
          <w:tcPr>
            <w:tcW w:w="7038" w:type="dxa"/>
          </w:tcPr>
          <w:p w14:paraId="002CC647" w14:textId="77777777" w:rsidR="00A27033" w:rsidRDefault="00293C77">
            <w:pPr>
              <w:shd w:val="clear" w:color="auto" w:fill="FFFFFF"/>
              <w:spacing w:after="0" w:line="240" w:lineRule="auto"/>
              <w:ind w:left="-15"/>
              <w:jc w:val="both"/>
              <w:rPr>
                <w:rFonts w:ascii="Times New Roman" w:eastAsia="Times New Roman" w:hAnsi="Times New Roman"/>
                <w:iCs/>
                <w:sz w:val="24"/>
                <w:szCs w:val="24"/>
                <w:lang w:eastAsia="ru-RU"/>
              </w:rPr>
            </w:pPr>
            <w:r>
              <w:rPr>
                <w:rFonts w:ascii="Times New Roman" w:eastAsia="Times New Roman" w:hAnsi="Times New Roman"/>
                <w:iCs/>
                <w:sz w:val="24"/>
                <w:szCs w:val="24"/>
                <w:lang w:eastAsia="ru-RU"/>
              </w:rPr>
              <w:t>При выполнении работы, предусмотренной настоящим Техническим заданием, должны быть в полном объеме соблюдены требования законодательства Российской Федерации и законодательства г. Москвы, в том числе, но не ограничиваясь:</w:t>
            </w:r>
          </w:p>
          <w:p w14:paraId="50BF4EC9" w14:textId="77777777" w:rsidR="00A27033" w:rsidRDefault="00293C77">
            <w:pPr>
              <w:shd w:val="clear" w:color="auto" w:fill="FFFFFF"/>
              <w:spacing w:after="0" w:line="240" w:lineRule="auto"/>
              <w:ind w:left="-15"/>
              <w:jc w:val="both"/>
              <w:rPr>
                <w:rFonts w:ascii="Times New Roman" w:eastAsia="Times New Roman" w:hAnsi="Times New Roman"/>
                <w:iCs/>
                <w:sz w:val="24"/>
                <w:szCs w:val="24"/>
                <w:lang w:eastAsia="ru-RU"/>
              </w:rPr>
            </w:pPr>
            <w:r>
              <w:rPr>
                <w:rFonts w:ascii="Times New Roman" w:eastAsia="Times New Roman" w:hAnsi="Times New Roman"/>
                <w:iCs/>
                <w:sz w:val="24"/>
                <w:szCs w:val="24"/>
                <w:lang w:eastAsia="ru-RU"/>
              </w:rPr>
              <w:t>– Постановление Правительства РФ о</w:t>
            </w:r>
            <w:r>
              <w:rPr>
                <w:rFonts w:ascii="Times New Roman" w:eastAsia="Times New Roman" w:hAnsi="Times New Roman"/>
                <w:iCs/>
                <w:sz w:val="24"/>
                <w:szCs w:val="24"/>
                <w:lang w:eastAsia="ru-RU"/>
              </w:rPr>
              <w:t>т 28.05.2021 N 815 "Об утверждении перечня национальных стандартов и сводов правил (частей таких стандартов и сводов правил), в результате применения которых на обязательной основе обеспечивается соблюдение требований Федерального закона "Технический регла</w:t>
            </w:r>
            <w:r>
              <w:rPr>
                <w:rFonts w:ascii="Times New Roman" w:eastAsia="Times New Roman" w:hAnsi="Times New Roman"/>
                <w:iCs/>
                <w:sz w:val="24"/>
                <w:szCs w:val="24"/>
                <w:lang w:eastAsia="ru-RU"/>
              </w:rPr>
              <w:t>мент о безопасности зданий и сооружений";</w:t>
            </w:r>
          </w:p>
          <w:p w14:paraId="563E4950" w14:textId="77777777" w:rsidR="00A27033" w:rsidRDefault="00293C77">
            <w:pPr>
              <w:shd w:val="clear" w:color="auto" w:fill="FFFFFF"/>
              <w:spacing w:after="0" w:line="240" w:lineRule="auto"/>
              <w:ind w:left="-15"/>
              <w:jc w:val="both"/>
              <w:rPr>
                <w:rFonts w:ascii="Times New Roman" w:eastAsia="Times New Roman" w:hAnsi="Times New Roman"/>
                <w:iCs/>
                <w:sz w:val="24"/>
                <w:szCs w:val="24"/>
                <w:lang w:eastAsia="ru-RU"/>
              </w:rPr>
            </w:pPr>
            <w:r>
              <w:rPr>
                <w:rFonts w:ascii="Times New Roman" w:eastAsia="Times New Roman" w:hAnsi="Times New Roman"/>
                <w:iCs/>
                <w:sz w:val="24"/>
                <w:szCs w:val="24"/>
                <w:lang w:eastAsia="ru-RU"/>
              </w:rPr>
              <w:t>–  ФЗ от 27.07.2010 №190-ФЗ «О теплоснабжении»;</w:t>
            </w:r>
          </w:p>
          <w:p w14:paraId="2E8F778D" w14:textId="77777777" w:rsidR="00A27033" w:rsidRDefault="00293C77">
            <w:pPr>
              <w:shd w:val="clear" w:color="auto" w:fill="FFFFFF"/>
              <w:spacing w:after="0" w:line="240" w:lineRule="auto"/>
              <w:ind w:left="-15"/>
              <w:jc w:val="both"/>
              <w:rPr>
                <w:rFonts w:ascii="Times New Roman" w:eastAsia="Times New Roman" w:hAnsi="Times New Roman"/>
                <w:iCs/>
                <w:sz w:val="24"/>
                <w:szCs w:val="24"/>
                <w:lang w:eastAsia="ru-RU"/>
              </w:rPr>
            </w:pPr>
            <w:r>
              <w:rPr>
                <w:rFonts w:ascii="Times New Roman" w:eastAsia="Times New Roman" w:hAnsi="Times New Roman"/>
                <w:iCs/>
                <w:sz w:val="24"/>
                <w:szCs w:val="24"/>
                <w:lang w:eastAsia="ru-RU"/>
              </w:rPr>
              <w:t xml:space="preserve">– Приказ Министерства Энергетики Российской Федерации №511 от 14 мая 2025г. «Об утверждении правил технической эксплуатации объектов теплоснабжения и </w:t>
            </w:r>
            <w:proofErr w:type="spellStart"/>
            <w:r>
              <w:rPr>
                <w:rFonts w:ascii="Times New Roman" w:eastAsia="Times New Roman" w:hAnsi="Times New Roman"/>
                <w:iCs/>
                <w:sz w:val="24"/>
                <w:szCs w:val="24"/>
                <w:lang w:eastAsia="ru-RU"/>
              </w:rPr>
              <w:t>теплопотребляющи</w:t>
            </w:r>
            <w:r>
              <w:rPr>
                <w:rFonts w:ascii="Times New Roman" w:eastAsia="Times New Roman" w:hAnsi="Times New Roman"/>
                <w:iCs/>
                <w:sz w:val="24"/>
                <w:szCs w:val="24"/>
                <w:lang w:eastAsia="ru-RU"/>
              </w:rPr>
              <w:t>х</w:t>
            </w:r>
            <w:proofErr w:type="spellEnd"/>
            <w:r>
              <w:rPr>
                <w:rFonts w:ascii="Times New Roman" w:eastAsia="Times New Roman" w:hAnsi="Times New Roman"/>
                <w:iCs/>
                <w:sz w:val="24"/>
                <w:szCs w:val="24"/>
                <w:lang w:eastAsia="ru-RU"/>
              </w:rPr>
              <w:t xml:space="preserve"> установок»;</w:t>
            </w:r>
          </w:p>
          <w:p w14:paraId="50EA2EDE" w14:textId="77777777" w:rsidR="00A27033" w:rsidRDefault="00293C77">
            <w:pPr>
              <w:widowControl w:val="0"/>
              <w:shd w:val="clear" w:color="auto" w:fill="FFFFFF"/>
              <w:spacing w:after="0" w:line="240" w:lineRule="auto"/>
              <w:jc w:val="both"/>
              <w:rPr>
                <w:rFonts w:ascii="Times New Roman" w:eastAsia="Times New Roman" w:hAnsi="Times New Roman"/>
                <w:iCs/>
                <w:sz w:val="24"/>
                <w:szCs w:val="24"/>
                <w:lang w:eastAsia="ru-RU"/>
              </w:rPr>
            </w:pPr>
            <w:r>
              <w:rPr>
                <w:rFonts w:ascii="Times New Roman" w:eastAsia="Times New Roman" w:hAnsi="Times New Roman"/>
                <w:iCs/>
                <w:sz w:val="24"/>
                <w:szCs w:val="24"/>
                <w:lang w:eastAsia="ru-RU"/>
              </w:rPr>
              <w:t>– ПП РФ от 16.02.2008 № 87 О составе разделов проектной документации и требования к их содержанию;</w:t>
            </w:r>
          </w:p>
          <w:p w14:paraId="4314E1E6" w14:textId="77777777" w:rsidR="00A27033" w:rsidRDefault="00293C77">
            <w:pPr>
              <w:widowControl w:val="0"/>
              <w:shd w:val="clear" w:color="auto" w:fill="FFFFFF"/>
              <w:spacing w:after="0" w:line="240" w:lineRule="auto"/>
              <w:jc w:val="both"/>
              <w:rPr>
                <w:rFonts w:ascii="Times New Roman" w:eastAsia="Times New Roman" w:hAnsi="Times New Roman"/>
                <w:iCs/>
                <w:sz w:val="24"/>
                <w:szCs w:val="24"/>
                <w:lang w:eastAsia="ru-RU"/>
              </w:rPr>
            </w:pPr>
            <w:r>
              <w:rPr>
                <w:rFonts w:ascii="Times New Roman" w:eastAsia="Times New Roman" w:hAnsi="Times New Roman"/>
                <w:iCs/>
                <w:sz w:val="24"/>
                <w:szCs w:val="24"/>
                <w:lang w:eastAsia="ru-RU"/>
              </w:rPr>
              <w:t>– СП 50.13330.2012 Тепловая защита зданий. Актуализированная редакция СНиП 23-02-2003;</w:t>
            </w:r>
          </w:p>
          <w:p w14:paraId="132B19F0" w14:textId="77777777" w:rsidR="00A27033" w:rsidRDefault="00293C77">
            <w:pPr>
              <w:widowControl w:val="0"/>
              <w:shd w:val="clear" w:color="auto" w:fill="FFFFFF"/>
              <w:spacing w:after="0" w:line="240" w:lineRule="auto"/>
              <w:jc w:val="both"/>
              <w:rPr>
                <w:rFonts w:ascii="Times New Roman" w:eastAsia="Times New Roman" w:hAnsi="Times New Roman"/>
                <w:iCs/>
                <w:sz w:val="24"/>
                <w:szCs w:val="24"/>
                <w:lang w:eastAsia="ru-RU"/>
              </w:rPr>
            </w:pPr>
            <w:r>
              <w:rPr>
                <w:rFonts w:ascii="Times New Roman" w:eastAsia="Times New Roman" w:hAnsi="Times New Roman"/>
                <w:iCs/>
                <w:sz w:val="24"/>
                <w:szCs w:val="24"/>
                <w:lang w:eastAsia="ru-RU"/>
              </w:rPr>
              <w:t>– СП 131.13330.2012 Строительная климатология. Актуализи</w:t>
            </w:r>
            <w:r>
              <w:rPr>
                <w:rFonts w:ascii="Times New Roman" w:eastAsia="Times New Roman" w:hAnsi="Times New Roman"/>
                <w:iCs/>
                <w:sz w:val="24"/>
                <w:szCs w:val="24"/>
                <w:lang w:eastAsia="ru-RU"/>
              </w:rPr>
              <w:t>рованная редакция СНиП 23-01-99*;</w:t>
            </w:r>
          </w:p>
          <w:p w14:paraId="778EB672" w14:textId="77777777" w:rsidR="00A27033" w:rsidRDefault="00293C77">
            <w:pPr>
              <w:widowControl w:val="0"/>
              <w:shd w:val="clear" w:color="auto" w:fill="FFFFFF"/>
              <w:spacing w:after="0" w:line="240" w:lineRule="auto"/>
              <w:jc w:val="both"/>
              <w:rPr>
                <w:rFonts w:ascii="Times New Roman" w:eastAsia="Times New Roman" w:hAnsi="Times New Roman"/>
                <w:iCs/>
                <w:sz w:val="24"/>
                <w:szCs w:val="24"/>
                <w:lang w:eastAsia="ru-RU"/>
              </w:rPr>
            </w:pPr>
            <w:r>
              <w:rPr>
                <w:rFonts w:ascii="Times New Roman" w:eastAsia="Times New Roman" w:hAnsi="Times New Roman"/>
                <w:iCs/>
                <w:sz w:val="24"/>
                <w:szCs w:val="24"/>
                <w:lang w:eastAsia="ru-RU"/>
              </w:rPr>
              <w:t>– СП 118.13330.2012* Общественные здания и сооружения. Актуализированная редакция СНиП 31-06-2009;</w:t>
            </w:r>
          </w:p>
          <w:p w14:paraId="38FA1E56" w14:textId="77777777" w:rsidR="00A27033" w:rsidRDefault="00293C77">
            <w:pPr>
              <w:widowControl w:val="0"/>
              <w:shd w:val="clear" w:color="auto" w:fill="FFFFFF"/>
              <w:spacing w:after="0" w:line="240" w:lineRule="auto"/>
              <w:jc w:val="both"/>
              <w:rPr>
                <w:rFonts w:ascii="Times New Roman" w:eastAsia="Times New Roman" w:hAnsi="Times New Roman"/>
                <w:iCs/>
                <w:sz w:val="24"/>
                <w:szCs w:val="24"/>
                <w:lang w:eastAsia="ru-RU"/>
              </w:rPr>
            </w:pPr>
            <w:r>
              <w:rPr>
                <w:rFonts w:ascii="Times New Roman" w:eastAsia="Times New Roman" w:hAnsi="Times New Roman"/>
                <w:iCs/>
                <w:sz w:val="24"/>
                <w:szCs w:val="24"/>
                <w:lang w:eastAsia="ru-RU"/>
              </w:rPr>
              <w:t>–  СНиП 21-01-97* Пожарная безопасность зданий и сооружений;</w:t>
            </w:r>
          </w:p>
          <w:p w14:paraId="6E6AAADF" w14:textId="77777777" w:rsidR="00A27033" w:rsidRDefault="00293C77">
            <w:pPr>
              <w:widowControl w:val="0"/>
              <w:shd w:val="clear" w:color="auto" w:fill="FFFFFF"/>
              <w:spacing w:after="0" w:line="240" w:lineRule="auto"/>
              <w:jc w:val="both"/>
              <w:rPr>
                <w:rFonts w:ascii="Times New Roman" w:eastAsia="Times New Roman" w:hAnsi="Times New Roman"/>
                <w:iCs/>
                <w:sz w:val="24"/>
                <w:szCs w:val="24"/>
                <w:lang w:eastAsia="ru-RU"/>
              </w:rPr>
            </w:pPr>
            <w:r>
              <w:rPr>
                <w:rFonts w:ascii="Times New Roman" w:eastAsia="Times New Roman" w:hAnsi="Times New Roman"/>
                <w:iCs/>
                <w:sz w:val="24"/>
                <w:szCs w:val="24"/>
                <w:lang w:eastAsia="ru-RU"/>
              </w:rPr>
              <w:t>– СП 60.13330.2012 Отопление, вентиляция и кондиционирование в</w:t>
            </w:r>
            <w:r>
              <w:rPr>
                <w:rFonts w:ascii="Times New Roman" w:eastAsia="Times New Roman" w:hAnsi="Times New Roman"/>
                <w:iCs/>
                <w:sz w:val="24"/>
                <w:szCs w:val="24"/>
                <w:lang w:eastAsia="ru-RU"/>
              </w:rPr>
              <w:t>оздуха. Актуализированная редакция СНиП 41-01-20013;</w:t>
            </w:r>
          </w:p>
          <w:p w14:paraId="0D2A20DB" w14:textId="77777777" w:rsidR="00A27033" w:rsidRDefault="00293C77">
            <w:pPr>
              <w:widowControl w:val="0"/>
              <w:shd w:val="clear" w:color="auto" w:fill="FFFFFF"/>
              <w:spacing w:after="0" w:line="240" w:lineRule="auto"/>
              <w:jc w:val="both"/>
              <w:rPr>
                <w:rFonts w:ascii="Times New Roman" w:eastAsia="Times New Roman" w:hAnsi="Times New Roman"/>
                <w:iCs/>
                <w:sz w:val="24"/>
                <w:szCs w:val="24"/>
                <w:lang w:eastAsia="ru-RU"/>
              </w:rPr>
            </w:pPr>
            <w:r>
              <w:rPr>
                <w:rFonts w:ascii="Times New Roman" w:eastAsia="Times New Roman" w:hAnsi="Times New Roman"/>
                <w:iCs/>
                <w:sz w:val="24"/>
                <w:szCs w:val="24"/>
                <w:lang w:eastAsia="ru-RU"/>
              </w:rPr>
              <w:t>– СП 51.13330.2012 Защита от шума. Актуализированная редакция СНиП 23-03-2003;</w:t>
            </w:r>
          </w:p>
          <w:p w14:paraId="243B1E25" w14:textId="77777777" w:rsidR="00A27033" w:rsidRDefault="00293C77">
            <w:pPr>
              <w:widowControl w:val="0"/>
              <w:shd w:val="clear" w:color="auto" w:fill="FFFFFF"/>
              <w:spacing w:after="0" w:line="240" w:lineRule="auto"/>
              <w:jc w:val="both"/>
              <w:rPr>
                <w:rFonts w:ascii="Times New Roman" w:eastAsia="Times New Roman" w:hAnsi="Times New Roman"/>
                <w:iCs/>
                <w:sz w:val="24"/>
                <w:szCs w:val="24"/>
                <w:lang w:eastAsia="ru-RU"/>
              </w:rPr>
            </w:pPr>
            <w:r>
              <w:rPr>
                <w:rFonts w:ascii="Times New Roman" w:eastAsia="Times New Roman" w:hAnsi="Times New Roman"/>
                <w:iCs/>
                <w:sz w:val="24"/>
                <w:szCs w:val="24"/>
                <w:lang w:eastAsia="ru-RU"/>
              </w:rPr>
              <w:t>– ГОСТ 30494-2011 Здания жилые и общественные. Параметры микроклимата в помещениях;</w:t>
            </w:r>
          </w:p>
          <w:p w14:paraId="0B0027D8" w14:textId="77777777" w:rsidR="00A27033" w:rsidRDefault="00293C77">
            <w:pPr>
              <w:widowControl w:val="0"/>
              <w:shd w:val="clear" w:color="auto" w:fill="FFFFFF"/>
              <w:spacing w:after="0" w:line="240" w:lineRule="auto"/>
              <w:jc w:val="both"/>
              <w:rPr>
                <w:rFonts w:ascii="Times New Roman" w:eastAsia="Times New Roman" w:hAnsi="Times New Roman"/>
                <w:iCs/>
                <w:sz w:val="24"/>
                <w:szCs w:val="24"/>
                <w:lang w:eastAsia="ru-RU"/>
              </w:rPr>
            </w:pPr>
            <w:r>
              <w:rPr>
                <w:rFonts w:ascii="Times New Roman" w:eastAsia="Times New Roman" w:hAnsi="Times New Roman"/>
                <w:iCs/>
                <w:sz w:val="24"/>
                <w:szCs w:val="24"/>
                <w:lang w:eastAsia="ru-RU"/>
              </w:rPr>
              <w:t>–  СП 41-101-95 Проектирование тепловых пунктов;</w:t>
            </w:r>
          </w:p>
          <w:p w14:paraId="20053800" w14:textId="77777777" w:rsidR="00A27033" w:rsidRDefault="00293C77">
            <w:pPr>
              <w:widowControl w:val="0"/>
              <w:shd w:val="clear" w:color="auto" w:fill="FFFFFF"/>
              <w:spacing w:after="0" w:line="240" w:lineRule="auto"/>
              <w:jc w:val="both"/>
              <w:rPr>
                <w:rFonts w:ascii="Times New Roman" w:eastAsia="Times New Roman" w:hAnsi="Times New Roman"/>
                <w:iCs/>
                <w:sz w:val="24"/>
                <w:szCs w:val="24"/>
                <w:lang w:eastAsia="ru-RU"/>
              </w:rPr>
            </w:pPr>
            <w:r>
              <w:rPr>
                <w:rFonts w:ascii="Times New Roman" w:eastAsia="Times New Roman" w:hAnsi="Times New Roman"/>
                <w:iCs/>
                <w:sz w:val="24"/>
                <w:szCs w:val="24"/>
                <w:lang w:eastAsia="ru-RU"/>
              </w:rPr>
              <w:t>– СП 124.13330.2012 Тепловые сети. Актуализированная редакция СНиП 41-02-2003;</w:t>
            </w:r>
          </w:p>
          <w:p w14:paraId="03422A20" w14:textId="77777777" w:rsidR="00A27033" w:rsidRDefault="00293C77">
            <w:pPr>
              <w:widowControl w:val="0"/>
              <w:shd w:val="clear" w:color="auto" w:fill="FFFFFF"/>
              <w:spacing w:after="0" w:line="240" w:lineRule="auto"/>
              <w:jc w:val="both"/>
              <w:rPr>
                <w:rFonts w:ascii="Times New Roman" w:eastAsia="Times New Roman" w:hAnsi="Times New Roman"/>
                <w:iCs/>
                <w:sz w:val="24"/>
                <w:szCs w:val="24"/>
                <w:lang w:eastAsia="ru-RU"/>
              </w:rPr>
            </w:pPr>
            <w:r>
              <w:rPr>
                <w:rFonts w:ascii="Times New Roman" w:eastAsia="Times New Roman" w:hAnsi="Times New Roman"/>
                <w:iCs/>
                <w:sz w:val="24"/>
                <w:szCs w:val="24"/>
                <w:lang w:eastAsia="ru-RU"/>
              </w:rPr>
              <w:t>– СП 41-103-2000 Проектирование тепловой изо</w:t>
            </w:r>
            <w:r>
              <w:rPr>
                <w:rFonts w:ascii="Times New Roman" w:eastAsia="Times New Roman" w:hAnsi="Times New Roman"/>
                <w:iCs/>
                <w:sz w:val="24"/>
                <w:szCs w:val="24"/>
                <w:lang w:eastAsia="ru-RU"/>
              </w:rPr>
              <w:t>ляции оборудования и трубопроводов;</w:t>
            </w:r>
          </w:p>
          <w:p w14:paraId="1C56C41A" w14:textId="77777777" w:rsidR="00A27033" w:rsidRDefault="00293C77">
            <w:pPr>
              <w:widowControl w:val="0"/>
              <w:shd w:val="clear" w:color="auto" w:fill="FFFFFF"/>
              <w:spacing w:after="0" w:line="240" w:lineRule="auto"/>
              <w:jc w:val="both"/>
              <w:rPr>
                <w:rFonts w:ascii="Times New Roman" w:eastAsia="Times New Roman" w:hAnsi="Times New Roman"/>
                <w:iCs/>
                <w:sz w:val="24"/>
                <w:szCs w:val="24"/>
                <w:lang w:eastAsia="ru-RU"/>
              </w:rPr>
            </w:pPr>
            <w:r>
              <w:rPr>
                <w:rFonts w:ascii="Times New Roman" w:eastAsia="Times New Roman" w:hAnsi="Times New Roman"/>
                <w:iCs/>
                <w:sz w:val="24"/>
                <w:szCs w:val="24"/>
                <w:lang w:eastAsia="ru-RU"/>
              </w:rPr>
              <w:t>– Приказ Ростехнадзора от 25.03.2014 N 116 Об утверждении Федеральных норм и правил в области промышленной безопасности "Правила промышленной безопасности опасных производственных объектов, на которых используется оборуд</w:t>
            </w:r>
            <w:r>
              <w:rPr>
                <w:rFonts w:ascii="Times New Roman" w:eastAsia="Times New Roman" w:hAnsi="Times New Roman"/>
                <w:iCs/>
                <w:sz w:val="24"/>
                <w:szCs w:val="24"/>
                <w:lang w:eastAsia="ru-RU"/>
              </w:rPr>
              <w:t>ование, работающее под избыточным давлением;</w:t>
            </w:r>
          </w:p>
          <w:p w14:paraId="47ADCEF2" w14:textId="77777777" w:rsidR="00A27033" w:rsidRDefault="00293C77">
            <w:pPr>
              <w:widowControl w:val="0"/>
              <w:shd w:val="clear" w:color="auto" w:fill="FFFFFF"/>
              <w:spacing w:after="0" w:line="240" w:lineRule="auto"/>
              <w:jc w:val="both"/>
              <w:rPr>
                <w:rFonts w:ascii="Times New Roman" w:eastAsia="Times New Roman" w:hAnsi="Times New Roman"/>
                <w:iCs/>
                <w:sz w:val="24"/>
                <w:szCs w:val="24"/>
                <w:lang w:eastAsia="ru-RU"/>
              </w:rPr>
            </w:pPr>
            <w:r>
              <w:rPr>
                <w:rFonts w:ascii="Times New Roman" w:eastAsia="Times New Roman" w:hAnsi="Times New Roman"/>
                <w:iCs/>
                <w:sz w:val="24"/>
                <w:szCs w:val="24"/>
                <w:lang w:eastAsia="ru-RU"/>
              </w:rPr>
              <w:t>– СП 73.1330.2016 СНиП 3.05.01-85 Внутренние санитарно- технические системы зданий;</w:t>
            </w:r>
          </w:p>
          <w:p w14:paraId="71E8FEEA" w14:textId="77777777" w:rsidR="00A27033" w:rsidRDefault="00293C77">
            <w:pPr>
              <w:widowControl w:val="0"/>
              <w:shd w:val="clear" w:color="auto" w:fill="FFFFFF"/>
              <w:spacing w:after="0" w:line="240" w:lineRule="auto"/>
              <w:jc w:val="both"/>
              <w:rPr>
                <w:rFonts w:ascii="Times New Roman" w:eastAsia="Times New Roman" w:hAnsi="Times New Roman"/>
                <w:iCs/>
                <w:sz w:val="24"/>
                <w:szCs w:val="24"/>
                <w:lang w:eastAsia="ru-RU"/>
              </w:rPr>
            </w:pPr>
            <w:r>
              <w:rPr>
                <w:rFonts w:ascii="Times New Roman" w:eastAsia="Times New Roman" w:hAnsi="Times New Roman"/>
                <w:iCs/>
                <w:sz w:val="24"/>
                <w:szCs w:val="24"/>
                <w:lang w:eastAsia="ru-RU"/>
              </w:rPr>
              <w:t>– Федеральным законом РФ №261;</w:t>
            </w:r>
          </w:p>
          <w:p w14:paraId="12885185" w14:textId="77777777" w:rsidR="00A27033" w:rsidRDefault="00293C77">
            <w:pPr>
              <w:widowControl w:val="0"/>
              <w:shd w:val="clear" w:color="auto" w:fill="FFFFFF"/>
              <w:spacing w:after="0" w:line="240" w:lineRule="auto"/>
              <w:jc w:val="both"/>
              <w:rPr>
                <w:rFonts w:ascii="Times New Roman" w:eastAsia="Times New Roman" w:hAnsi="Times New Roman"/>
                <w:iCs/>
                <w:sz w:val="24"/>
                <w:szCs w:val="24"/>
                <w:lang w:eastAsia="ru-RU"/>
              </w:rPr>
            </w:pPr>
            <w:r>
              <w:rPr>
                <w:rFonts w:ascii="Times New Roman" w:eastAsia="Times New Roman" w:hAnsi="Times New Roman"/>
                <w:iCs/>
                <w:sz w:val="24"/>
                <w:szCs w:val="24"/>
                <w:lang w:eastAsia="ru-RU"/>
              </w:rPr>
              <w:t>– Федеральным законом РФ от 26.03.2003 №35-ФЗ «Об электроэнергетике»;</w:t>
            </w:r>
          </w:p>
          <w:p w14:paraId="12AC0E32" w14:textId="77777777" w:rsidR="00A27033" w:rsidRDefault="00293C77">
            <w:pPr>
              <w:widowControl w:val="0"/>
              <w:shd w:val="clear" w:color="auto" w:fill="FFFFFF"/>
              <w:spacing w:after="0" w:line="240" w:lineRule="auto"/>
              <w:jc w:val="both"/>
              <w:rPr>
                <w:rFonts w:ascii="Times New Roman" w:eastAsia="Times New Roman" w:hAnsi="Times New Roman"/>
                <w:iCs/>
                <w:sz w:val="24"/>
                <w:szCs w:val="24"/>
                <w:lang w:eastAsia="ru-RU"/>
              </w:rPr>
            </w:pPr>
            <w:r>
              <w:rPr>
                <w:rFonts w:ascii="Times New Roman" w:eastAsia="Times New Roman" w:hAnsi="Times New Roman"/>
                <w:iCs/>
                <w:sz w:val="24"/>
                <w:szCs w:val="24"/>
                <w:lang w:eastAsia="ru-RU"/>
              </w:rPr>
              <w:lastRenderedPageBreak/>
              <w:t>– ПУЭ, издание 6 и 7;</w:t>
            </w:r>
          </w:p>
          <w:p w14:paraId="6DA95473" w14:textId="77777777" w:rsidR="00A27033" w:rsidRDefault="00293C77">
            <w:pPr>
              <w:widowControl w:val="0"/>
              <w:shd w:val="clear" w:color="auto" w:fill="FFFFFF"/>
              <w:spacing w:after="0" w:line="240" w:lineRule="auto"/>
              <w:jc w:val="both"/>
              <w:rPr>
                <w:rFonts w:ascii="Times New Roman" w:eastAsia="Times New Roman" w:hAnsi="Times New Roman"/>
                <w:iCs/>
                <w:sz w:val="24"/>
                <w:szCs w:val="24"/>
                <w:lang w:eastAsia="ru-RU"/>
              </w:rPr>
            </w:pPr>
            <w:r>
              <w:rPr>
                <w:rFonts w:ascii="Times New Roman" w:eastAsia="Times New Roman" w:hAnsi="Times New Roman"/>
                <w:iCs/>
                <w:sz w:val="24"/>
                <w:szCs w:val="24"/>
                <w:lang w:eastAsia="ru-RU"/>
              </w:rPr>
              <w:t>– СП</w:t>
            </w:r>
            <w:r>
              <w:rPr>
                <w:rFonts w:ascii="Times New Roman" w:eastAsia="Times New Roman" w:hAnsi="Times New Roman"/>
                <w:iCs/>
                <w:sz w:val="24"/>
                <w:szCs w:val="24"/>
                <w:lang w:eastAsia="ru-RU"/>
              </w:rPr>
              <w:t xml:space="preserve"> 31-110-2003 Проектирование и монтаж электроустановок жилых и общественных зданий;</w:t>
            </w:r>
          </w:p>
          <w:p w14:paraId="1419BA23" w14:textId="77777777" w:rsidR="00A27033" w:rsidRDefault="00293C77">
            <w:pPr>
              <w:widowControl w:val="0"/>
              <w:shd w:val="clear" w:color="auto" w:fill="FFFFFF"/>
              <w:spacing w:after="0" w:line="240" w:lineRule="auto"/>
              <w:jc w:val="both"/>
              <w:rPr>
                <w:rFonts w:ascii="Times New Roman" w:eastAsia="Times New Roman" w:hAnsi="Times New Roman"/>
                <w:iCs/>
                <w:sz w:val="24"/>
                <w:szCs w:val="24"/>
                <w:lang w:eastAsia="ru-RU"/>
              </w:rPr>
            </w:pPr>
            <w:r>
              <w:rPr>
                <w:rFonts w:ascii="Times New Roman" w:eastAsia="Times New Roman" w:hAnsi="Times New Roman"/>
                <w:iCs/>
                <w:sz w:val="24"/>
                <w:szCs w:val="24"/>
                <w:lang w:eastAsia="ru-RU"/>
              </w:rPr>
              <w:t>– ГОСТ 21.613-88 Силовое электрооборудование. Рабочие чертежи;</w:t>
            </w:r>
          </w:p>
          <w:p w14:paraId="3A069C05" w14:textId="77777777" w:rsidR="00A27033" w:rsidRDefault="00293C77">
            <w:pPr>
              <w:widowControl w:val="0"/>
              <w:shd w:val="clear" w:color="auto" w:fill="FFFFFF"/>
              <w:spacing w:after="0" w:line="240" w:lineRule="auto"/>
              <w:jc w:val="both"/>
              <w:rPr>
                <w:rFonts w:ascii="Times New Roman" w:eastAsia="Times New Roman" w:hAnsi="Times New Roman"/>
                <w:iCs/>
                <w:sz w:val="24"/>
                <w:szCs w:val="24"/>
                <w:lang w:eastAsia="ru-RU"/>
              </w:rPr>
            </w:pPr>
            <w:r>
              <w:rPr>
                <w:rFonts w:ascii="Times New Roman" w:eastAsia="Times New Roman" w:hAnsi="Times New Roman"/>
                <w:iCs/>
                <w:sz w:val="24"/>
                <w:szCs w:val="24"/>
                <w:lang w:eastAsia="ru-RU"/>
              </w:rPr>
              <w:t>– ГОСТ 21.608-84 Внутреннее электрическое освещение. Рабочие чертежи;</w:t>
            </w:r>
          </w:p>
          <w:p w14:paraId="2A9C3459" w14:textId="77777777" w:rsidR="00A27033" w:rsidRDefault="00293C77">
            <w:pPr>
              <w:widowControl w:val="0"/>
              <w:shd w:val="clear" w:color="auto" w:fill="FFFFFF"/>
              <w:spacing w:after="0" w:line="240" w:lineRule="auto"/>
              <w:jc w:val="both"/>
              <w:rPr>
                <w:rFonts w:ascii="Times New Roman" w:eastAsia="Times New Roman" w:hAnsi="Times New Roman"/>
                <w:iCs/>
                <w:sz w:val="24"/>
                <w:szCs w:val="24"/>
                <w:lang w:eastAsia="ru-RU"/>
              </w:rPr>
            </w:pPr>
            <w:r>
              <w:rPr>
                <w:rFonts w:ascii="Times New Roman" w:eastAsia="Times New Roman" w:hAnsi="Times New Roman"/>
                <w:iCs/>
                <w:sz w:val="24"/>
                <w:szCs w:val="24"/>
                <w:lang w:eastAsia="ru-RU"/>
              </w:rPr>
              <w:t>– РМ 2559 Инструкция по проектированию учета электропотребления в жилых и общественных зданиях;</w:t>
            </w:r>
          </w:p>
          <w:p w14:paraId="45910D94" w14:textId="77777777" w:rsidR="00A27033" w:rsidRDefault="00293C77">
            <w:pPr>
              <w:widowControl w:val="0"/>
              <w:shd w:val="clear" w:color="auto" w:fill="FFFFFF"/>
              <w:spacing w:after="0" w:line="240" w:lineRule="auto"/>
              <w:jc w:val="both"/>
              <w:rPr>
                <w:rFonts w:ascii="Times New Roman" w:eastAsia="Times New Roman" w:hAnsi="Times New Roman"/>
                <w:iCs/>
                <w:sz w:val="24"/>
                <w:szCs w:val="24"/>
                <w:lang w:eastAsia="ru-RU"/>
              </w:rPr>
            </w:pPr>
            <w:r>
              <w:rPr>
                <w:rFonts w:ascii="Times New Roman" w:eastAsia="Times New Roman" w:hAnsi="Times New Roman"/>
                <w:iCs/>
                <w:sz w:val="24"/>
                <w:szCs w:val="24"/>
                <w:lang w:eastAsia="ru-RU"/>
              </w:rPr>
              <w:t>– ГОСТ 13109-07 Электрическая энергия. Совместимость технических средств электромагнитная.</w:t>
            </w:r>
            <w:r>
              <w:rPr>
                <w:rFonts w:ascii="Times New Roman" w:eastAsia="Times New Roman" w:hAnsi="Times New Roman"/>
                <w:iCs/>
                <w:sz w:val="24"/>
                <w:szCs w:val="24"/>
                <w:lang w:eastAsia="ru-RU"/>
              </w:rPr>
              <w:t xml:space="preserve"> Нормы качества электрической энергии в системах электроснабжения общего назначения;</w:t>
            </w:r>
          </w:p>
          <w:p w14:paraId="68C2B909" w14:textId="77777777" w:rsidR="00A27033" w:rsidRDefault="00293C77">
            <w:pPr>
              <w:widowControl w:val="0"/>
              <w:shd w:val="clear" w:color="auto" w:fill="FFFFFF"/>
              <w:spacing w:after="0" w:line="240" w:lineRule="auto"/>
              <w:jc w:val="both"/>
              <w:rPr>
                <w:rFonts w:ascii="Times New Roman" w:eastAsia="Times New Roman" w:hAnsi="Times New Roman"/>
                <w:iCs/>
                <w:sz w:val="24"/>
                <w:szCs w:val="24"/>
                <w:lang w:eastAsia="ru-RU"/>
              </w:rPr>
            </w:pPr>
            <w:r>
              <w:rPr>
                <w:rFonts w:ascii="Times New Roman" w:eastAsia="Times New Roman" w:hAnsi="Times New Roman"/>
                <w:iCs/>
                <w:sz w:val="24"/>
                <w:szCs w:val="24"/>
                <w:lang w:eastAsia="ru-RU"/>
              </w:rPr>
              <w:t>– СП 52.13330.2011 Естественное и искусственное освещение;</w:t>
            </w:r>
          </w:p>
          <w:p w14:paraId="1141790C" w14:textId="77777777" w:rsidR="00A27033" w:rsidRDefault="00293C77">
            <w:pPr>
              <w:widowControl w:val="0"/>
              <w:shd w:val="clear" w:color="auto" w:fill="FFFFFF"/>
              <w:spacing w:after="0" w:line="240" w:lineRule="auto"/>
              <w:jc w:val="both"/>
              <w:rPr>
                <w:rFonts w:ascii="Times New Roman" w:eastAsia="Times New Roman" w:hAnsi="Times New Roman"/>
                <w:iCs/>
                <w:sz w:val="24"/>
                <w:szCs w:val="24"/>
                <w:lang w:eastAsia="ru-RU"/>
              </w:rPr>
            </w:pPr>
            <w:r>
              <w:rPr>
                <w:rFonts w:ascii="Times New Roman" w:eastAsia="Times New Roman" w:hAnsi="Times New Roman"/>
                <w:iCs/>
                <w:sz w:val="24"/>
                <w:szCs w:val="24"/>
                <w:lang w:eastAsia="ru-RU"/>
              </w:rPr>
              <w:t>– Пособие по расчету и проектированию естественного, искусственного и совмещенного освещения;</w:t>
            </w:r>
          </w:p>
          <w:p w14:paraId="17CD6E9E" w14:textId="77777777" w:rsidR="00A27033" w:rsidRDefault="00293C77">
            <w:pPr>
              <w:widowControl w:val="0"/>
              <w:shd w:val="clear" w:color="auto" w:fill="FFFFFF"/>
              <w:spacing w:after="0" w:line="240" w:lineRule="auto"/>
              <w:jc w:val="both"/>
              <w:rPr>
                <w:rFonts w:ascii="Times New Roman" w:eastAsia="Times New Roman" w:hAnsi="Times New Roman"/>
                <w:iCs/>
                <w:sz w:val="24"/>
                <w:szCs w:val="24"/>
                <w:lang w:eastAsia="ru-RU"/>
              </w:rPr>
            </w:pPr>
            <w:r>
              <w:rPr>
                <w:rFonts w:ascii="Times New Roman" w:eastAsia="Times New Roman" w:hAnsi="Times New Roman"/>
                <w:iCs/>
                <w:sz w:val="24"/>
                <w:szCs w:val="24"/>
                <w:lang w:eastAsia="ru-RU"/>
              </w:rPr>
              <w:t>– ГОСТ Р 51330.0-9</w:t>
            </w:r>
            <w:r>
              <w:rPr>
                <w:rFonts w:ascii="Times New Roman" w:eastAsia="Times New Roman" w:hAnsi="Times New Roman"/>
                <w:iCs/>
                <w:sz w:val="24"/>
                <w:szCs w:val="24"/>
                <w:lang w:eastAsia="ru-RU"/>
              </w:rPr>
              <w:t>9 Электрооборудование взрывозащищенное. Общие требования;</w:t>
            </w:r>
          </w:p>
          <w:p w14:paraId="3F197226" w14:textId="77777777" w:rsidR="00A27033" w:rsidRDefault="00293C77">
            <w:pPr>
              <w:widowControl w:val="0"/>
              <w:shd w:val="clear" w:color="auto" w:fill="FFFFFF"/>
              <w:spacing w:after="0" w:line="240" w:lineRule="auto"/>
              <w:jc w:val="both"/>
              <w:rPr>
                <w:rFonts w:ascii="Times New Roman" w:eastAsia="Times New Roman" w:hAnsi="Times New Roman"/>
                <w:iCs/>
                <w:sz w:val="24"/>
                <w:szCs w:val="24"/>
                <w:lang w:eastAsia="ru-RU"/>
              </w:rPr>
            </w:pPr>
            <w:r>
              <w:rPr>
                <w:rFonts w:ascii="Times New Roman" w:eastAsia="Times New Roman" w:hAnsi="Times New Roman"/>
                <w:iCs/>
                <w:sz w:val="24"/>
                <w:szCs w:val="24"/>
                <w:lang w:eastAsia="ru-RU"/>
              </w:rPr>
              <w:t>– СО 153-34.21.122-2003 Инструкция по устройству молниезащиты зданий, сооружений и промышленных коммуникаций;</w:t>
            </w:r>
          </w:p>
          <w:p w14:paraId="4E3CF1F9" w14:textId="77777777" w:rsidR="00A27033" w:rsidRDefault="00293C77">
            <w:pPr>
              <w:widowControl w:val="0"/>
              <w:shd w:val="clear" w:color="auto" w:fill="FFFFFF"/>
              <w:spacing w:after="0" w:line="240" w:lineRule="auto"/>
              <w:jc w:val="both"/>
              <w:rPr>
                <w:rFonts w:ascii="Times New Roman" w:eastAsia="Times New Roman" w:hAnsi="Times New Roman"/>
                <w:iCs/>
                <w:sz w:val="24"/>
                <w:szCs w:val="24"/>
                <w:lang w:eastAsia="ru-RU"/>
              </w:rPr>
            </w:pPr>
            <w:r>
              <w:rPr>
                <w:rFonts w:ascii="Times New Roman" w:eastAsia="Times New Roman" w:hAnsi="Times New Roman"/>
                <w:iCs/>
                <w:sz w:val="24"/>
                <w:szCs w:val="24"/>
                <w:lang w:eastAsia="ru-RU"/>
              </w:rPr>
              <w:t>– РД 34.21.122-87 Инструкция по устройству молниезащиты зданий и сооружений;</w:t>
            </w:r>
          </w:p>
          <w:p w14:paraId="131BB2F4" w14:textId="77777777" w:rsidR="00A27033" w:rsidRDefault="00293C77">
            <w:pPr>
              <w:widowControl w:val="0"/>
              <w:shd w:val="clear" w:color="auto" w:fill="FFFFFF"/>
              <w:spacing w:after="0" w:line="240" w:lineRule="auto"/>
              <w:jc w:val="both"/>
              <w:rPr>
                <w:rFonts w:ascii="Times New Roman" w:eastAsia="Times New Roman" w:hAnsi="Times New Roman"/>
                <w:iCs/>
                <w:sz w:val="24"/>
                <w:szCs w:val="24"/>
                <w:lang w:eastAsia="ru-RU"/>
              </w:rPr>
            </w:pPr>
            <w:r>
              <w:rPr>
                <w:rFonts w:ascii="Times New Roman" w:eastAsia="Times New Roman" w:hAnsi="Times New Roman"/>
                <w:iCs/>
                <w:sz w:val="24"/>
                <w:szCs w:val="24"/>
                <w:lang w:eastAsia="ru-RU"/>
              </w:rPr>
              <w:t>– Руководст</w:t>
            </w:r>
            <w:r>
              <w:rPr>
                <w:rFonts w:ascii="Times New Roman" w:eastAsia="Times New Roman" w:hAnsi="Times New Roman"/>
                <w:iCs/>
                <w:sz w:val="24"/>
                <w:szCs w:val="24"/>
                <w:lang w:eastAsia="ru-RU"/>
              </w:rPr>
              <w:t>во по проектированию, строительству и эксплуатации заземлений в установках проводной связи и радиотрансляционных узлов. Минсвязи СССР от 1971-01-01;</w:t>
            </w:r>
          </w:p>
          <w:p w14:paraId="28ACF7C9" w14:textId="77777777" w:rsidR="00A27033" w:rsidRDefault="00293C77">
            <w:pPr>
              <w:widowControl w:val="0"/>
              <w:shd w:val="clear" w:color="auto" w:fill="FFFFFF"/>
              <w:spacing w:after="0" w:line="240" w:lineRule="auto"/>
              <w:jc w:val="both"/>
              <w:rPr>
                <w:rFonts w:ascii="Times New Roman" w:eastAsia="Times New Roman" w:hAnsi="Times New Roman"/>
                <w:iCs/>
                <w:sz w:val="24"/>
                <w:szCs w:val="24"/>
                <w:lang w:eastAsia="ru-RU"/>
              </w:rPr>
            </w:pPr>
            <w:r>
              <w:rPr>
                <w:rFonts w:ascii="Times New Roman" w:eastAsia="Times New Roman" w:hAnsi="Times New Roman"/>
                <w:iCs/>
                <w:sz w:val="24"/>
                <w:szCs w:val="24"/>
                <w:lang w:eastAsia="ru-RU"/>
              </w:rPr>
              <w:t>– СП 4.13330.2012 Система противопожарной защиты. Ограничение распространения пожара на объектах защиты. Тр</w:t>
            </w:r>
            <w:r>
              <w:rPr>
                <w:rFonts w:ascii="Times New Roman" w:eastAsia="Times New Roman" w:hAnsi="Times New Roman"/>
                <w:iCs/>
                <w:sz w:val="24"/>
                <w:szCs w:val="24"/>
                <w:lang w:eastAsia="ru-RU"/>
              </w:rPr>
              <w:t>ебования к объемно-планировочным и конструктивным решениям;</w:t>
            </w:r>
          </w:p>
          <w:p w14:paraId="0EAA95E4" w14:textId="77777777" w:rsidR="00A27033" w:rsidRDefault="00293C77">
            <w:pPr>
              <w:widowControl w:val="0"/>
              <w:shd w:val="clear" w:color="auto" w:fill="FFFFFF"/>
              <w:spacing w:after="0" w:line="240" w:lineRule="auto"/>
              <w:jc w:val="both"/>
              <w:rPr>
                <w:rFonts w:ascii="Times New Roman" w:eastAsia="Times New Roman" w:hAnsi="Times New Roman"/>
                <w:iCs/>
                <w:sz w:val="24"/>
                <w:szCs w:val="24"/>
                <w:lang w:eastAsia="ru-RU"/>
              </w:rPr>
            </w:pPr>
            <w:r>
              <w:rPr>
                <w:rFonts w:ascii="Times New Roman" w:eastAsia="Times New Roman" w:hAnsi="Times New Roman"/>
                <w:iCs/>
                <w:sz w:val="24"/>
                <w:szCs w:val="24"/>
                <w:lang w:eastAsia="ru-RU"/>
              </w:rPr>
              <w:t>– СНиП 3.05.06-85 Электротехнические устройства;</w:t>
            </w:r>
          </w:p>
          <w:p w14:paraId="41450453" w14:textId="77777777" w:rsidR="00A27033" w:rsidRDefault="00293C77">
            <w:pPr>
              <w:widowControl w:val="0"/>
              <w:shd w:val="clear" w:color="auto" w:fill="FFFFFF"/>
              <w:spacing w:after="0" w:line="240" w:lineRule="auto"/>
              <w:jc w:val="both"/>
              <w:rPr>
                <w:rFonts w:ascii="Times New Roman" w:eastAsia="Times New Roman" w:hAnsi="Times New Roman"/>
                <w:iCs/>
                <w:sz w:val="24"/>
                <w:szCs w:val="24"/>
                <w:lang w:eastAsia="ru-RU"/>
              </w:rPr>
            </w:pPr>
            <w:r>
              <w:rPr>
                <w:rFonts w:ascii="Times New Roman" w:eastAsia="Times New Roman" w:hAnsi="Times New Roman"/>
                <w:iCs/>
                <w:sz w:val="24"/>
                <w:szCs w:val="24"/>
                <w:lang w:eastAsia="ru-RU"/>
              </w:rPr>
              <w:t>– РД 153-34.0-20.257-98 Руководящие указания по расчету токов короткого замыкания и выбору электрооборудования;</w:t>
            </w:r>
          </w:p>
          <w:p w14:paraId="0FC3BC59" w14:textId="77777777" w:rsidR="00A27033" w:rsidRDefault="00293C77">
            <w:pPr>
              <w:widowControl w:val="0"/>
              <w:shd w:val="clear" w:color="auto" w:fill="FFFFFF"/>
              <w:spacing w:after="0" w:line="240" w:lineRule="auto"/>
              <w:jc w:val="both"/>
              <w:rPr>
                <w:rFonts w:ascii="Times New Roman" w:eastAsia="Times New Roman" w:hAnsi="Times New Roman"/>
                <w:iCs/>
                <w:sz w:val="24"/>
                <w:szCs w:val="24"/>
                <w:lang w:eastAsia="ru-RU"/>
              </w:rPr>
            </w:pPr>
            <w:r>
              <w:rPr>
                <w:rFonts w:ascii="Times New Roman" w:eastAsia="Times New Roman" w:hAnsi="Times New Roman"/>
                <w:iCs/>
                <w:sz w:val="24"/>
                <w:szCs w:val="24"/>
                <w:lang w:eastAsia="ru-RU"/>
              </w:rPr>
              <w:t>– ПОТ РМ-01602001 Межотраслевые пра</w:t>
            </w:r>
            <w:r>
              <w:rPr>
                <w:rFonts w:ascii="Times New Roman" w:eastAsia="Times New Roman" w:hAnsi="Times New Roman"/>
                <w:iCs/>
                <w:sz w:val="24"/>
                <w:szCs w:val="24"/>
                <w:lang w:eastAsia="ru-RU"/>
              </w:rPr>
              <w:t>вила по охране труда (правила безопасности) при эксплуатации электроустановок;</w:t>
            </w:r>
          </w:p>
          <w:p w14:paraId="631D4DCA" w14:textId="77777777" w:rsidR="00A27033" w:rsidRDefault="00293C77">
            <w:pPr>
              <w:widowControl w:val="0"/>
              <w:shd w:val="clear" w:color="auto" w:fill="FFFFFF"/>
              <w:spacing w:after="0" w:line="240" w:lineRule="auto"/>
              <w:jc w:val="both"/>
              <w:rPr>
                <w:rFonts w:ascii="Times New Roman" w:eastAsia="Times New Roman" w:hAnsi="Times New Roman"/>
                <w:iCs/>
                <w:sz w:val="24"/>
                <w:szCs w:val="24"/>
                <w:lang w:eastAsia="ru-RU"/>
              </w:rPr>
            </w:pPr>
            <w:r>
              <w:rPr>
                <w:rFonts w:ascii="Times New Roman" w:eastAsia="Times New Roman" w:hAnsi="Times New Roman"/>
                <w:iCs/>
                <w:sz w:val="24"/>
                <w:szCs w:val="24"/>
                <w:lang w:eastAsia="ru-RU"/>
              </w:rPr>
              <w:t>– ПТЭЭП-2003 Правила технической эксплуатации электроустановок;</w:t>
            </w:r>
          </w:p>
          <w:p w14:paraId="763E25B5" w14:textId="77777777" w:rsidR="00A27033" w:rsidRDefault="00293C77">
            <w:pPr>
              <w:widowControl w:val="0"/>
              <w:shd w:val="clear" w:color="auto" w:fill="FFFFFF"/>
              <w:spacing w:after="0" w:line="240" w:lineRule="auto"/>
              <w:jc w:val="both"/>
              <w:rPr>
                <w:rFonts w:ascii="Times New Roman" w:eastAsia="Times New Roman" w:hAnsi="Times New Roman"/>
                <w:iCs/>
                <w:sz w:val="24"/>
                <w:szCs w:val="24"/>
                <w:lang w:eastAsia="ru-RU"/>
              </w:rPr>
            </w:pPr>
            <w:r>
              <w:rPr>
                <w:rFonts w:ascii="Times New Roman" w:eastAsia="Times New Roman" w:hAnsi="Times New Roman"/>
                <w:iCs/>
                <w:sz w:val="24"/>
                <w:szCs w:val="24"/>
                <w:lang w:eastAsia="ru-RU"/>
              </w:rPr>
              <w:t>– ГОСТ 12.1.019-79 Электробезопасность. Общие требования;</w:t>
            </w:r>
          </w:p>
          <w:p w14:paraId="49397D1A" w14:textId="77777777" w:rsidR="00A27033" w:rsidRDefault="00293C77">
            <w:pPr>
              <w:widowControl w:val="0"/>
              <w:shd w:val="clear" w:color="auto" w:fill="FFFFFF"/>
              <w:spacing w:after="0" w:line="240" w:lineRule="auto"/>
              <w:jc w:val="both"/>
              <w:rPr>
                <w:rFonts w:ascii="Times New Roman" w:eastAsia="Times New Roman" w:hAnsi="Times New Roman"/>
                <w:iCs/>
                <w:sz w:val="24"/>
                <w:szCs w:val="24"/>
                <w:lang w:eastAsia="ru-RU"/>
              </w:rPr>
            </w:pPr>
            <w:r>
              <w:rPr>
                <w:rFonts w:ascii="Times New Roman" w:eastAsia="Times New Roman" w:hAnsi="Times New Roman"/>
                <w:iCs/>
                <w:sz w:val="24"/>
                <w:szCs w:val="24"/>
                <w:lang w:eastAsia="ru-RU"/>
              </w:rPr>
              <w:t xml:space="preserve">– ГОСТ 30331.10-2001 Заземляющие устройства и защитные </w:t>
            </w:r>
            <w:r>
              <w:rPr>
                <w:rFonts w:ascii="Times New Roman" w:eastAsia="Times New Roman" w:hAnsi="Times New Roman"/>
                <w:iCs/>
                <w:sz w:val="24"/>
                <w:szCs w:val="24"/>
                <w:lang w:eastAsia="ru-RU"/>
              </w:rPr>
              <w:t>проводники;</w:t>
            </w:r>
          </w:p>
          <w:p w14:paraId="3D811B19" w14:textId="77777777" w:rsidR="00A27033" w:rsidRDefault="00293C77">
            <w:pPr>
              <w:widowControl w:val="0"/>
              <w:shd w:val="clear" w:color="auto" w:fill="FFFFFF"/>
              <w:spacing w:after="0" w:line="240" w:lineRule="auto"/>
              <w:jc w:val="both"/>
              <w:rPr>
                <w:rFonts w:ascii="Times New Roman" w:eastAsia="Times New Roman" w:hAnsi="Times New Roman"/>
                <w:iCs/>
                <w:sz w:val="24"/>
                <w:szCs w:val="24"/>
                <w:lang w:eastAsia="ru-RU"/>
              </w:rPr>
            </w:pPr>
            <w:r>
              <w:rPr>
                <w:rFonts w:ascii="Times New Roman" w:eastAsia="Times New Roman" w:hAnsi="Times New Roman"/>
                <w:iCs/>
                <w:sz w:val="24"/>
                <w:szCs w:val="24"/>
                <w:lang w:eastAsia="ru-RU"/>
              </w:rPr>
              <w:t>- Федеральный закон №187 «О безопасности критической информационной инфраструктуры Российской Федерации».</w:t>
            </w:r>
          </w:p>
        </w:tc>
      </w:tr>
      <w:tr w:rsidR="00A27033" w14:paraId="77907F81" w14:textId="77777777">
        <w:trPr>
          <w:trHeight w:val="195"/>
        </w:trPr>
        <w:tc>
          <w:tcPr>
            <w:tcW w:w="900" w:type="dxa"/>
          </w:tcPr>
          <w:p w14:paraId="2609466F" w14:textId="77777777" w:rsidR="00A27033" w:rsidRDefault="00293C77">
            <w:pPr>
              <w:shd w:val="clear" w:color="auto" w:fill="FFFFFF"/>
              <w:spacing w:after="0" w:line="240" w:lineRule="auto"/>
              <w:rPr>
                <w:rFonts w:ascii="Times New Roman" w:eastAsia="Times New Roman" w:hAnsi="Times New Roman"/>
                <w:sz w:val="24"/>
                <w:szCs w:val="24"/>
                <w:lang w:eastAsia="ru-RU"/>
              </w:rPr>
            </w:pPr>
            <w:r>
              <w:rPr>
                <w:rFonts w:ascii="Times New Roman" w:eastAsia="Times New Roman" w:hAnsi="Times New Roman"/>
                <w:sz w:val="24"/>
                <w:szCs w:val="24"/>
                <w:lang w:eastAsia="ru-RU"/>
              </w:rPr>
              <w:lastRenderedPageBreak/>
              <w:t>1.</w:t>
            </w:r>
            <w:r>
              <w:rPr>
                <w:rFonts w:ascii="Times New Roman" w:eastAsia="Times New Roman" w:hAnsi="Times New Roman"/>
                <w:sz w:val="24"/>
                <w:szCs w:val="24"/>
                <w:lang w:val="en-US" w:eastAsia="ru-RU"/>
              </w:rPr>
              <w:t>1</w:t>
            </w:r>
            <w:r>
              <w:rPr>
                <w:rFonts w:ascii="Times New Roman" w:eastAsia="Times New Roman" w:hAnsi="Times New Roman"/>
                <w:sz w:val="24"/>
                <w:szCs w:val="24"/>
                <w:lang w:eastAsia="ru-RU"/>
              </w:rPr>
              <w:t>4.</w:t>
            </w:r>
          </w:p>
        </w:tc>
        <w:tc>
          <w:tcPr>
            <w:tcW w:w="2694" w:type="dxa"/>
          </w:tcPr>
          <w:p w14:paraId="4CDFE957" w14:textId="77777777" w:rsidR="00A27033" w:rsidRDefault="00293C77">
            <w:pPr>
              <w:widowControl w:val="0"/>
              <w:shd w:val="clear" w:color="auto" w:fill="FFFFFF"/>
              <w:spacing w:after="0" w:line="240" w:lineRule="auto"/>
              <w:ind w:right="380" w:firstLine="11"/>
              <w:rPr>
                <w:rFonts w:ascii="Times New Roman" w:eastAsia="Times New Roman" w:hAnsi="Times New Roman"/>
                <w:sz w:val="24"/>
                <w:szCs w:val="24"/>
                <w:lang w:eastAsia="ru-RU"/>
              </w:rPr>
            </w:pPr>
            <w:r>
              <w:rPr>
                <w:rFonts w:ascii="Times New Roman" w:eastAsia="Times New Roman" w:hAnsi="Times New Roman"/>
                <w:sz w:val="24"/>
                <w:szCs w:val="24"/>
                <w:lang w:eastAsia="ru-RU"/>
              </w:rPr>
              <w:t>Требования к представлению работы</w:t>
            </w:r>
          </w:p>
        </w:tc>
        <w:tc>
          <w:tcPr>
            <w:tcW w:w="7038" w:type="dxa"/>
          </w:tcPr>
          <w:p w14:paraId="4507805A" w14:textId="77777777" w:rsidR="00A27033" w:rsidRDefault="00293C77">
            <w:pPr>
              <w:widowControl w:val="0"/>
              <w:shd w:val="clear" w:color="auto" w:fill="FFFFFF"/>
              <w:spacing w:after="0" w:line="240" w:lineRule="auto"/>
              <w:jc w:val="both"/>
              <w:rPr>
                <w:rFonts w:ascii="Times New Roman" w:eastAsia="Times New Roman" w:hAnsi="Times New Roman"/>
                <w:iCs/>
                <w:sz w:val="24"/>
                <w:szCs w:val="24"/>
                <w:u w:val="single"/>
                <w:lang w:eastAsia="ru-RU"/>
              </w:rPr>
            </w:pPr>
            <w:r>
              <w:rPr>
                <w:rFonts w:ascii="Times New Roman" w:eastAsia="Times New Roman" w:hAnsi="Times New Roman"/>
                <w:iCs/>
                <w:sz w:val="24"/>
                <w:szCs w:val="24"/>
                <w:u w:val="single"/>
                <w:lang w:eastAsia="ru-RU"/>
              </w:rPr>
              <w:t>Результаты выполненных работ передаются Заказчику Исполнителем:</w:t>
            </w:r>
          </w:p>
          <w:p w14:paraId="4BD3DD0D" w14:textId="77777777" w:rsidR="00A27033" w:rsidRDefault="00293C77">
            <w:pPr>
              <w:widowControl w:val="0"/>
              <w:numPr>
                <w:ilvl w:val="0"/>
                <w:numId w:val="3"/>
              </w:numPr>
              <w:spacing w:after="0" w:line="240" w:lineRule="auto"/>
              <w:ind w:left="268" w:right="57" w:hanging="283"/>
              <w:jc w:val="both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>на бумажном носителе – в четырех экземплярах с печатями и подписями о согласовании с ПАО «МОЭК» (за исключением положительного заключения государственной экспертизы, передаваемого в трех экзем</w:t>
            </w:r>
            <w:r>
              <w:rPr>
                <w:rFonts w:ascii="Times New Roman" w:hAnsi="Times New Roman"/>
                <w:sz w:val="24"/>
                <w:szCs w:val="24"/>
              </w:rPr>
              <w:t>плярах, и рабочей документации*);</w:t>
            </w:r>
          </w:p>
          <w:p w14:paraId="19D42C31" w14:textId="77777777" w:rsidR="00A27033" w:rsidRDefault="00293C77">
            <w:pPr>
              <w:widowControl w:val="0"/>
              <w:spacing w:after="0" w:line="240" w:lineRule="auto"/>
              <w:ind w:left="268" w:right="57" w:hanging="283"/>
              <w:jc w:val="both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 xml:space="preserve">на электронном носителе (в формате PDF, </w:t>
            </w:r>
            <w:r>
              <w:rPr>
                <w:rFonts w:ascii="Times New Roman" w:hAnsi="Times New Roman"/>
                <w:sz w:val="24"/>
                <w:szCs w:val="24"/>
                <w:lang w:val="en-US"/>
              </w:rPr>
              <w:t>DWG</w:t>
            </w:r>
            <w:r>
              <w:rPr>
                <w:rFonts w:ascii="Times New Roman" w:hAnsi="Times New Roman"/>
                <w:sz w:val="24"/>
                <w:szCs w:val="24"/>
              </w:rPr>
              <w:t>).</w:t>
            </w:r>
          </w:p>
          <w:p w14:paraId="7BB01FED" w14:textId="77777777" w:rsidR="00A27033" w:rsidRDefault="00A27033">
            <w:pPr>
              <w:widowControl w:val="0"/>
              <w:spacing w:after="0" w:line="240" w:lineRule="auto"/>
              <w:ind w:left="-15" w:right="57"/>
              <w:jc w:val="both"/>
              <w:rPr>
                <w:rFonts w:ascii="Times New Roman" w:hAnsi="Times New Roman"/>
                <w:sz w:val="24"/>
                <w:szCs w:val="24"/>
              </w:rPr>
            </w:pPr>
          </w:p>
          <w:p w14:paraId="2EC5B5EB" w14:textId="77777777" w:rsidR="00A27033" w:rsidRDefault="00293C77">
            <w:pPr>
              <w:widowControl w:val="0"/>
              <w:spacing w:after="0" w:line="240" w:lineRule="auto"/>
              <w:ind w:left="-15" w:right="57"/>
              <w:jc w:val="both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>При выполнении работ Подрядчик должен иметь лицензию УФСБ, для проведения работ, связанных с использованием сведений, составляющих государственную тайну</w:t>
            </w:r>
          </w:p>
          <w:p w14:paraId="71E0C4B8" w14:textId="77777777" w:rsidR="00A27033" w:rsidRDefault="00A27033">
            <w:pPr>
              <w:widowControl w:val="0"/>
              <w:spacing w:after="0" w:line="240" w:lineRule="auto"/>
              <w:ind w:left="268" w:right="57" w:hanging="283"/>
              <w:jc w:val="both"/>
              <w:rPr>
                <w:rFonts w:ascii="Times New Roman" w:hAnsi="Times New Roman"/>
                <w:sz w:val="24"/>
                <w:szCs w:val="24"/>
              </w:rPr>
            </w:pPr>
          </w:p>
          <w:p w14:paraId="56E7CA91" w14:textId="77777777" w:rsidR="00A27033" w:rsidRDefault="00A27033">
            <w:pPr>
              <w:widowControl w:val="0"/>
              <w:spacing w:after="0" w:line="240" w:lineRule="auto"/>
              <w:ind w:left="268" w:right="57"/>
              <w:jc w:val="both"/>
              <w:rPr>
                <w:rFonts w:ascii="Times New Roman" w:hAnsi="Times New Roman"/>
                <w:sz w:val="24"/>
                <w:szCs w:val="24"/>
              </w:rPr>
            </w:pPr>
          </w:p>
          <w:p w14:paraId="1553031B" w14:textId="77777777" w:rsidR="00A27033" w:rsidRDefault="00293C77">
            <w:pPr>
              <w:widowControl w:val="0"/>
              <w:shd w:val="clear" w:color="auto" w:fill="FFFFFF"/>
              <w:spacing w:after="0" w:line="240" w:lineRule="auto"/>
              <w:jc w:val="both"/>
              <w:rPr>
                <w:rFonts w:ascii="Times New Roman" w:eastAsia="Times New Roman" w:hAnsi="Times New Roman"/>
                <w:iCs/>
                <w:sz w:val="24"/>
                <w:szCs w:val="24"/>
                <w:u w:val="single"/>
                <w:lang w:eastAsia="ru-RU"/>
              </w:rPr>
            </w:pPr>
            <w:r>
              <w:rPr>
                <w:rFonts w:ascii="Times New Roman" w:eastAsia="Times New Roman" w:hAnsi="Times New Roman"/>
                <w:iCs/>
                <w:sz w:val="24"/>
                <w:szCs w:val="24"/>
                <w:u w:val="single"/>
                <w:lang w:eastAsia="ru-RU"/>
              </w:rPr>
              <w:t>Технические требования к представлению разделов документации в электронном виде:</w:t>
            </w:r>
          </w:p>
          <w:p w14:paraId="2CAAE1E6" w14:textId="77777777" w:rsidR="00A27033" w:rsidRDefault="00293C77">
            <w:pPr>
              <w:widowControl w:val="0"/>
              <w:numPr>
                <w:ilvl w:val="0"/>
                <w:numId w:val="6"/>
              </w:numPr>
              <w:spacing w:after="0" w:line="240" w:lineRule="auto"/>
              <w:ind w:left="268" w:right="57" w:hanging="283"/>
              <w:jc w:val="both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 xml:space="preserve">текстовая часть – в </w:t>
            </w:r>
            <w:r>
              <w:rPr>
                <w:rFonts w:ascii="Times New Roman" w:hAnsi="Times New Roman"/>
                <w:sz w:val="24"/>
                <w:szCs w:val="24"/>
              </w:rPr>
              <w:t xml:space="preserve">форматах файлов текстового процессора MS </w:t>
            </w:r>
            <w:r>
              <w:rPr>
                <w:rFonts w:ascii="Times New Roman" w:hAnsi="Times New Roman"/>
                <w:sz w:val="24"/>
                <w:szCs w:val="24"/>
              </w:rPr>
              <w:lastRenderedPageBreak/>
              <w:t>Word, табличного процессора MS Excel;</w:t>
            </w:r>
          </w:p>
          <w:p w14:paraId="32A90C26" w14:textId="77777777" w:rsidR="00A27033" w:rsidRDefault="00293C77">
            <w:pPr>
              <w:widowControl w:val="0"/>
              <w:numPr>
                <w:ilvl w:val="0"/>
                <w:numId w:val="6"/>
              </w:numPr>
              <w:spacing w:after="0" w:line="240" w:lineRule="auto"/>
              <w:ind w:left="268" w:right="57" w:hanging="283"/>
              <w:jc w:val="both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 xml:space="preserve">графическая часть – в растровых графических форматах и в форматах файлов системы автоматизированного проектирования и черчения </w:t>
            </w:r>
            <w:proofErr w:type="spellStart"/>
            <w:r>
              <w:rPr>
                <w:rFonts w:ascii="Times New Roman" w:hAnsi="Times New Roman"/>
                <w:sz w:val="24"/>
                <w:szCs w:val="24"/>
              </w:rPr>
              <w:t>AutoCAD</w:t>
            </w:r>
            <w:proofErr w:type="spellEnd"/>
            <w:r>
              <w:rPr>
                <w:rFonts w:ascii="Times New Roman" w:hAnsi="Times New Roman"/>
                <w:sz w:val="24"/>
                <w:szCs w:val="24"/>
              </w:rPr>
              <w:t>;</w:t>
            </w:r>
          </w:p>
          <w:p w14:paraId="1A43CE3F" w14:textId="77777777" w:rsidR="00A27033" w:rsidRDefault="00293C77">
            <w:pPr>
              <w:widowControl w:val="0"/>
              <w:numPr>
                <w:ilvl w:val="0"/>
                <w:numId w:val="6"/>
              </w:numPr>
              <w:spacing w:after="0" w:line="240" w:lineRule="auto"/>
              <w:ind w:left="268" w:right="57" w:hanging="283"/>
              <w:jc w:val="both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 xml:space="preserve">сметная документация – в форматах файлов </w:t>
            </w:r>
            <w:r>
              <w:rPr>
                <w:rFonts w:ascii="Times New Roman" w:hAnsi="Times New Roman"/>
                <w:sz w:val="24"/>
                <w:szCs w:val="24"/>
              </w:rPr>
              <w:t>табличного типа MS Excel и программного комплекса для составления и проверки сметных расчётов типа Гранд-смета или аналогичных.</w:t>
            </w:r>
          </w:p>
          <w:p w14:paraId="364C0275" w14:textId="77777777" w:rsidR="00A27033" w:rsidRDefault="00293C77">
            <w:pPr>
              <w:widowControl w:val="0"/>
              <w:numPr>
                <w:ilvl w:val="0"/>
                <w:numId w:val="6"/>
              </w:numPr>
              <w:spacing w:after="0" w:line="240" w:lineRule="auto"/>
              <w:ind w:left="268" w:right="57" w:hanging="283"/>
              <w:jc w:val="both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>в целях предоставления полиграфической продукции в электронном виде, скомплектовать материалы (в т.ч. исходные данные) на электр</w:t>
            </w:r>
            <w:r>
              <w:rPr>
                <w:rFonts w:ascii="Times New Roman" w:hAnsi="Times New Roman"/>
                <w:sz w:val="24"/>
                <w:szCs w:val="24"/>
              </w:rPr>
              <w:t>онном носителе по видам работ и отдельным разделам в межплатформенном формате электронных документов PDF постранично и в виде единых организованных PDF-файлов (с учетом требований национальных стандартов к составу и комплектованию документации).</w:t>
            </w:r>
          </w:p>
          <w:p w14:paraId="1D07057E" w14:textId="77777777" w:rsidR="00A27033" w:rsidRDefault="00293C77">
            <w:pPr>
              <w:widowControl w:val="0"/>
              <w:numPr>
                <w:ilvl w:val="0"/>
                <w:numId w:val="6"/>
              </w:numPr>
              <w:spacing w:after="0" w:line="240" w:lineRule="auto"/>
              <w:ind w:left="268" w:right="57" w:hanging="283"/>
              <w:jc w:val="both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>файлы паке</w:t>
            </w:r>
            <w:r>
              <w:rPr>
                <w:rFonts w:ascii="Times New Roman" w:hAnsi="Times New Roman"/>
                <w:sz w:val="24"/>
                <w:szCs w:val="24"/>
              </w:rPr>
              <w:t>та электронных данных (документов) не должны быть зашифрованы, не допускается устанавливать в файлах парольную защиту на открытие файла;</w:t>
            </w:r>
          </w:p>
          <w:p w14:paraId="316A7516" w14:textId="77777777" w:rsidR="00A27033" w:rsidRDefault="00293C77">
            <w:pPr>
              <w:widowControl w:val="0"/>
              <w:numPr>
                <w:ilvl w:val="0"/>
                <w:numId w:val="6"/>
              </w:numPr>
              <w:spacing w:after="0" w:line="240" w:lineRule="auto"/>
              <w:ind w:left="268" w:right="57" w:hanging="283"/>
              <w:jc w:val="both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>файлы должны открываться на просмотр стандартными средствами, без предварительного вывода на экран каких-либо предупреждений или сообщений об ошибках (включая ошибки, при которых файл не открывается для просмотра и копирования);</w:t>
            </w:r>
          </w:p>
          <w:p w14:paraId="5C1A9D50" w14:textId="77777777" w:rsidR="00A27033" w:rsidRDefault="00293C77">
            <w:pPr>
              <w:widowControl w:val="0"/>
              <w:numPr>
                <w:ilvl w:val="0"/>
                <w:numId w:val="6"/>
              </w:numPr>
              <w:spacing w:after="0" w:line="240" w:lineRule="auto"/>
              <w:ind w:left="268" w:right="57" w:hanging="283"/>
              <w:jc w:val="both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>не допускается в файлах уст</w:t>
            </w:r>
            <w:r>
              <w:rPr>
                <w:rFonts w:ascii="Times New Roman" w:hAnsi="Times New Roman"/>
                <w:sz w:val="24"/>
                <w:szCs w:val="24"/>
              </w:rPr>
              <w:t>анавливать опцию запрета копирования и печати содержимого файла;</w:t>
            </w:r>
          </w:p>
          <w:p w14:paraId="0411FB7B" w14:textId="77777777" w:rsidR="00A27033" w:rsidRDefault="00293C77">
            <w:pPr>
              <w:widowControl w:val="0"/>
              <w:numPr>
                <w:ilvl w:val="0"/>
                <w:numId w:val="6"/>
              </w:numPr>
              <w:spacing w:after="0" w:line="240" w:lineRule="auto"/>
              <w:ind w:left="268" w:right="57" w:hanging="283"/>
              <w:jc w:val="both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>при формировании пакета электронных данных (документов) должна быть обеспечена целостность информации, шрифты, иллюстрации и другие файловые объекты должны быть встроены («внедрены») в тело ф</w:t>
            </w:r>
            <w:r>
              <w:rPr>
                <w:rFonts w:ascii="Times New Roman" w:hAnsi="Times New Roman"/>
                <w:sz w:val="24"/>
                <w:szCs w:val="24"/>
              </w:rPr>
              <w:t>айла;</w:t>
            </w:r>
          </w:p>
          <w:p w14:paraId="40E94300" w14:textId="77777777" w:rsidR="00A27033" w:rsidRDefault="00293C77">
            <w:pPr>
              <w:widowControl w:val="0"/>
              <w:numPr>
                <w:ilvl w:val="0"/>
                <w:numId w:val="6"/>
              </w:numPr>
              <w:spacing w:after="0" w:line="240" w:lineRule="auto"/>
              <w:ind w:left="268" w:right="57" w:hanging="283"/>
              <w:jc w:val="both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>архивные файловые форматы (RAR) допускается использовать для представления документов с общим объемом количества информации более 500 Мбайт (мегабайт);</w:t>
            </w:r>
          </w:p>
          <w:p w14:paraId="4FBC1C02" w14:textId="77777777" w:rsidR="00A27033" w:rsidRDefault="00293C77">
            <w:pPr>
              <w:widowControl w:val="0"/>
              <w:numPr>
                <w:ilvl w:val="0"/>
                <w:numId w:val="6"/>
              </w:numPr>
              <w:spacing w:after="0" w:line="240" w:lineRule="auto"/>
              <w:ind w:left="268" w:right="57" w:hanging="283"/>
              <w:jc w:val="both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 xml:space="preserve"> представление части документа (не в полном объеме) не допускается;</w:t>
            </w:r>
          </w:p>
          <w:p w14:paraId="7E8B5DBA" w14:textId="77777777" w:rsidR="00A27033" w:rsidRDefault="00293C77">
            <w:pPr>
              <w:widowControl w:val="0"/>
              <w:numPr>
                <w:ilvl w:val="0"/>
                <w:numId w:val="6"/>
              </w:numPr>
              <w:spacing w:after="0" w:line="240" w:lineRule="auto"/>
              <w:ind w:left="268" w:right="57" w:hanging="283"/>
              <w:jc w:val="both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 xml:space="preserve"> для представляемых графически</w:t>
            </w:r>
            <w:r>
              <w:rPr>
                <w:rFonts w:ascii="Times New Roman" w:hAnsi="Times New Roman"/>
                <w:sz w:val="24"/>
                <w:szCs w:val="24"/>
              </w:rPr>
              <w:t>х изображений не должны быть применены растягивание/сжатие, поворот растровых изображений и иные трансформации;</w:t>
            </w:r>
          </w:p>
          <w:p w14:paraId="4397A314" w14:textId="77777777" w:rsidR="00A27033" w:rsidRDefault="00293C77">
            <w:pPr>
              <w:widowControl w:val="0"/>
              <w:numPr>
                <w:ilvl w:val="0"/>
                <w:numId w:val="6"/>
              </w:numPr>
              <w:spacing w:after="0" w:line="240" w:lineRule="auto"/>
              <w:ind w:left="268" w:right="57" w:hanging="283"/>
              <w:jc w:val="both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 xml:space="preserve"> копии текстовых документов должны соответствовать определениям ГОСТ Р 51141-98 и не содержать визуально воспринимаемых признаков изменения доку</w:t>
            </w:r>
            <w:r>
              <w:rPr>
                <w:rFonts w:ascii="Times New Roman" w:hAnsi="Times New Roman"/>
                <w:sz w:val="24"/>
                <w:szCs w:val="24"/>
              </w:rPr>
              <w:t>мента, полностью воспроизводящего информацию подлинного документа и всех его внешних признаков или их частей;</w:t>
            </w:r>
          </w:p>
          <w:p w14:paraId="2B580F82" w14:textId="77777777" w:rsidR="00A27033" w:rsidRDefault="00293C77">
            <w:pPr>
              <w:widowControl w:val="0"/>
              <w:numPr>
                <w:ilvl w:val="0"/>
                <w:numId w:val="6"/>
              </w:numPr>
              <w:spacing w:after="0" w:line="240" w:lineRule="auto"/>
              <w:ind w:left="268" w:right="57" w:hanging="283"/>
              <w:jc w:val="both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 xml:space="preserve"> каждое наименование файла пакета электронных данных (документов) должно соответствовать содержанию файла (включая надписи и графические изображен</w:t>
            </w:r>
            <w:r>
              <w:rPr>
                <w:rFonts w:ascii="Times New Roman" w:hAnsi="Times New Roman"/>
                <w:sz w:val="24"/>
                <w:szCs w:val="24"/>
              </w:rPr>
              <w:t>ия);</w:t>
            </w:r>
          </w:p>
          <w:p w14:paraId="6C57AE83" w14:textId="77777777" w:rsidR="00A27033" w:rsidRDefault="00293C77">
            <w:pPr>
              <w:widowControl w:val="0"/>
              <w:numPr>
                <w:ilvl w:val="0"/>
                <w:numId w:val="6"/>
              </w:numPr>
              <w:spacing w:after="0" w:line="240" w:lineRule="auto"/>
              <w:ind w:left="268" w:right="57" w:hanging="283"/>
              <w:jc w:val="both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 xml:space="preserve"> файлы не должны содержать недоступных для прочтения (рассмотрения) надписей, условных обозначений, толщин линий, текстур, рисунков, архитектурных деталей;</w:t>
            </w:r>
          </w:p>
          <w:p w14:paraId="7ACED1F2" w14:textId="77777777" w:rsidR="00A27033" w:rsidRDefault="00293C77">
            <w:pPr>
              <w:widowControl w:val="0"/>
              <w:numPr>
                <w:ilvl w:val="0"/>
                <w:numId w:val="6"/>
              </w:numPr>
              <w:spacing w:after="0" w:line="240" w:lineRule="auto"/>
              <w:ind w:left="268" w:right="57" w:hanging="283"/>
              <w:jc w:val="both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>рабочие чертежи разделов передаются заказчику в четырех экземплярах;</w:t>
            </w:r>
          </w:p>
          <w:p w14:paraId="6B592294" w14:textId="77777777" w:rsidR="00A27033" w:rsidRDefault="00A27033">
            <w:pPr>
              <w:spacing w:after="0" w:line="240" w:lineRule="auto"/>
              <w:ind w:left="268"/>
              <w:jc w:val="both"/>
              <w:rPr>
                <w:rFonts w:ascii="Times New Roman" w:hAnsi="Times New Roman"/>
                <w:i/>
                <w:sz w:val="20"/>
                <w:szCs w:val="20"/>
              </w:rPr>
            </w:pPr>
          </w:p>
          <w:p w14:paraId="559076BC" w14:textId="77777777" w:rsidR="00A27033" w:rsidRDefault="00293C77">
            <w:pPr>
              <w:widowControl w:val="0"/>
              <w:spacing w:after="0" w:line="240" w:lineRule="auto"/>
              <w:ind w:right="57"/>
              <w:jc w:val="both"/>
              <w:rPr>
                <w:rFonts w:ascii="Times New Roman" w:hAnsi="Times New Roman"/>
                <w:sz w:val="24"/>
                <w:szCs w:val="24"/>
                <w:u w:val="single"/>
              </w:rPr>
            </w:pPr>
            <w:r>
              <w:rPr>
                <w:rFonts w:ascii="Times New Roman" w:hAnsi="Times New Roman"/>
                <w:sz w:val="24"/>
                <w:szCs w:val="24"/>
                <w:u w:val="single"/>
              </w:rPr>
              <w:t>Требования к представлени</w:t>
            </w:r>
            <w:r>
              <w:rPr>
                <w:rFonts w:ascii="Times New Roman" w:hAnsi="Times New Roman"/>
                <w:sz w:val="24"/>
                <w:szCs w:val="24"/>
                <w:u w:val="single"/>
              </w:rPr>
              <w:t>ю документации, подтверждающей выполнение 1 этапа работы:</w:t>
            </w:r>
          </w:p>
          <w:p w14:paraId="2227E496" w14:textId="77777777" w:rsidR="00A27033" w:rsidRDefault="00293C77">
            <w:pPr>
              <w:widowControl w:val="0"/>
              <w:spacing w:after="0" w:line="240" w:lineRule="auto"/>
              <w:ind w:left="268" w:right="57" w:hanging="268"/>
              <w:jc w:val="both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>1. Результатом выполнения 1 этапа работы, предусмотренной настоящим Техническим заданием, являются документы:</w:t>
            </w:r>
          </w:p>
          <w:p w14:paraId="6F79239C" w14:textId="77777777" w:rsidR="00A27033" w:rsidRDefault="00293C77">
            <w:pPr>
              <w:widowControl w:val="0"/>
              <w:spacing w:after="0" w:line="240" w:lineRule="auto"/>
              <w:ind w:left="268" w:right="57" w:hanging="268"/>
              <w:jc w:val="both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>1.1. Проектная документация в составе и содержании разделов, установленном с постановлен</w:t>
            </w:r>
            <w:r>
              <w:rPr>
                <w:rFonts w:ascii="Times New Roman" w:hAnsi="Times New Roman"/>
                <w:sz w:val="24"/>
                <w:szCs w:val="24"/>
              </w:rPr>
              <w:t xml:space="preserve">ием Правительства РФ от 16.02.2008 №87, на которую получено положительное </w:t>
            </w:r>
            <w:r>
              <w:rPr>
                <w:rFonts w:ascii="Times New Roman" w:hAnsi="Times New Roman"/>
                <w:sz w:val="24"/>
                <w:szCs w:val="24"/>
              </w:rPr>
              <w:lastRenderedPageBreak/>
              <w:t>заключение экспертизы и не имеющую противоречий с:</w:t>
            </w:r>
          </w:p>
          <w:p w14:paraId="1557FEB4" w14:textId="77777777" w:rsidR="00A27033" w:rsidRDefault="00293C77">
            <w:pPr>
              <w:widowControl w:val="0"/>
              <w:shd w:val="clear" w:color="auto" w:fill="FFFFFF"/>
              <w:spacing w:after="0" w:line="240" w:lineRule="auto"/>
              <w:jc w:val="both"/>
              <w:rPr>
                <w:rFonts w:ascii="Times New Roman" w:eastAsia="Times New Roman" w:hAnsi="Times New Roman"/>
                <w:iCs/>
                <w:sz w:val="24"/>
                <w:szCs w:val="24"/>
                <w:lang w:eastAsia="ru-RU"/>
              </w:rPr>
            </w:pPr>
            <w:r>
              <w:rPr>
                <w:rFonts w:ascii="Times New Roman" w:eastAsia="Times New Roman" w:hAnsi="Times New Roman"/>
                <w:iCs/>
                <w:sz w:val="24"/>
                <w:szCs w:val="24"/>
                <w:lang w:eastAsia="ru-RU"/>
              </w:rPr>
              <w:t>–  настоящим Техническим заданием и документами, указанными в п. 1.10. настоящего Технического задания;</w:t>
            </w:r>
          </w:p>
          <w:p w14:paraId="6BD2E993" w14:textId="77777777" w:rsidR="00A27033" w:rsidRDefault="00293C77">
            <w:pPr>
              <w:widowControl w:val="0"/>
              <w:shd w:val="clear" w:color="auto" w:fill="FFFFFF"/>
              <w:spacing w:after="0" w:line="240" w:lineRule="auto"/>
              <w:jc w:val="both"/>
              <w:rPr>
                <w:rFonts w:ascii="Times New Roman" w:eastAsia="Times New Roman" w:hAnsi="Times New Roman"/>
                <w:iCs/>
                <w:sz w:val="24"/>
                <w:szCs w:val="24"/>
                <w:lang w:eastAsia="ru-RU"/>
              </w:rPr>
            </w:pPr>
            <w:r>
              <w:rPr>
                <w:rFonts w:ascii="Times New Roman" w:eastAsia="Times New Roman" w:hAnsi="Times New Roman"/>
                <w:iCs/>
                <w:sz w:val="24"/>
                <w:szCs w:val="24"/>
                <w:lang w:eastAsia="ru-RU"/>
              </w:rPr>
              <w:t>– положительным заключением государственной экспертизы;</w:t>
            </w:r>
          </w:p>
          <w:p w14:paraId="1557905C" w14:textId="77777777" w:rsidR="00A27033" w:rsidRDefault="00293C77">
            <w:pPr>
              <w:widowControl w:val="0"/>
              <w:shd w:val="clear" w:color="auto" w:fill="FFFFFF"/>
              <w:spacing w:after="0" w:line="240" w:lineRule="auto"/>
              <w:jc w:val="both"/>
              <w:rPr>
                <w:rFonts w:ascii="Times New Roman" w:eastAsia="Times New Roman" w:hAnsi="Times New Roman"/>
                <w:iCs/>
                <w:sz w:val="24"/>
                <w:szCs w:val="24"/>
                <w:lang w:eastAsia="ru-RU"/>
              </w:rPr>
            </w:pPr>
            <w:r>
              <w:rPr>
                <w:rFonts w:ascii="Times New Roman" w:eastAsia="Times New Roman" w:hAnsi="Times New Roman"/>
                <w:iCs/>
                <w:sz w:val="24"/>
                <w:szCs w:val="24"/>
                <w:lang w:eastAsia="ru-RU"/>
              </w:rPr>
              <w:t>– результатами инженерных изысканий, в количестве, определенном настоящим Техническим заданием, выполненные в соответствии с «СП 47.13330.2012. Свод правил. Инженерные изыскания для строительства. Основные положения. Актуализированная редакция СНиП 11-02-9</w:t>
            </w:r>
            <w:r>
              <w:rPr>
                <w:rFonts w:ascii="Times New Roman" w:eastAsia="Times New Roman" w:hAnsi="Times New Roman"/>
                <w:iCs/>
                <w:sz w:val="24"/>
                <w:szCs w:val="24"/>
                <w:lang w:eastAsia="ru-RU"/>
              </w:rPr>
              <w:t>6», на которые получено положительное заключение экспертизы и не имеющих противоречий с:</w:t>
            </w:r>
          </w:p>
          <w:p w14:paraId="5B49D8E3" w14:textId="77777777" w:rsidR="00A27033" w:rsidRDefault="00293C77">
            <w:pPr>
              <w:widowControl w:val="0"/>
              <w:shd w:val="clear" w:color="auto" w:fill="FFFFFF"/>
              <w:spacing w:after="0" w:line="240" w:lineRule="auto"/>
              <w:jc w:val="both"/>
              <w:rPr>
                <w:rFonts w:ascii="Times New Roman" w:eastAsia="Times New Roman" w:hAnsi="Times New Roman"/>
                <w:iCs/>
                <w:sz w:val="24"/>
                <w:szCs w:val="24"/>
                <w:lang w:eastAsia="ru-RU"/>
              </w:rPr>
            </w:pPr>
            <w:r>
              <w:rPr>
                <w:rFonts w:ascii="Times New Roman" w:eastAsia="Times New Roman" w:hAnsi="Times New Roman"/>
                <w:iCs/>
                <w:sz w:val="24"/>
                <w:szCs w:val="24"/>
                <w:lang w:eastAsia="ru-RU"/>
              </w:rPr>
              <w:t>– положительным заключением государственной экспертизы;</w:t>
            </w:r>
          </w:p>
          <w:p w14:paraId="3B125089" w14:textId="77777777" w:rsidR="00A27033" w:rsidRDefault="00293C77">
            <w:pPr>
              <w:widowControl w:val="0"/>
              <w:shd w:val="clear" w:color="auto" w:fill="FFFFFF"/>
              <w:spacing w:after="0" w:line="240" w:lineRule="auto"/>
              <w:jc w:val="both"/>
              <w:rPr>
                <w:rFonts w:ascii="Times New Roman" w:eastAsia="Times New Roman" w:hAnsi="Times New Roman"/>
                <w:iCs/>
                <w:sz w:val="24"/>
                <w:szCs w:val="24"/>
                <w:lang w:eastAsia="ru-RU"/>
              </w:rPr>
            </w:pPr>
            <w:r>
              <w:rPr>
                <w:rFonts w:ascii="Times New Roman" w:eastAsia="Times New Roman" w:hAnsi="Times New Roman"/>
                <w:iCs/>
                <w:sz w:val="24"/>
                <w:szCs w:val="24"/>
                <w:lang w:eastAsia="ru-RU"/>
              </w:rPr>
              <w:t>– проектной документацией.</w:t>
            </w:r>
          </w:p>
          <w:p w14:paraId="48A869F7" w14:textId="77777777" w:rsidR="00A27033" w:rsidRDefault="00293C77">
            <w:pPr>
              <w:widowControl w:val="0"/>
              <w:spacing w:after="0" w:line="240" w:lineRule="auto"/>
              <w:ind w:left="268" w:right="57" w:hanging="268"/>
              <w:jc w:val="both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>1.2. Положительные заключения экспертизы проектной документации, результатов инженер</w:t>
            </w:r>
            <w:r>
              <w:rPr>
                <w:rFonts w:ascii="Times New Roman" w:hAnsi="Times New Roman"/>
                <w:sz w:val="24"/>
                <w:szCs w:val="24"/>
              </w:rPr>
              <w:t>ных изысканий, о достоверности сметной стоимости.</w:t>
            </w:r>
          </w:p>
          <w:p w14:paraId="7FF60C88" w14:textId="77777777" w:rsidR="00A27033" w:rsidRDefault="00293C77">
            <w:pPr>
              <w:widowControl w:val="0"/>
              <w:spacing w:after="0" w:line="240" w:lineRule="auto"/>
              <w:ind w:left="268" w:right="57" w:hanging="268"/>
              <w:jc w:val="both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>1.3. Согласование проектной документации с ПАО «МОЭК».</w:t>
            </w:r>
          </w:p>
          <w:p w14:paraId="1D4BBB83" w14:textId="77777777" w:rsidR="00A27033" w:rsidRDefault="00A27033">
            <w:pPr>
              <w:widowControl w:val="0"/>
              <w:spacing w:after="0" w:line="240" w:lineRule="auto"/>
              <w:ind w:left="-15" w:right="57"/>
              <w:jc w:val="both"/>
              <w:rPr>
                <w:rFonts w:ascii="Times New Roman" w:hAnsi="Times New Roman"/>
                <w:i/>
                <w:sz w:val="16"/>
                <w:szCs w:val="16"/>
              </w:rPr>
            </w:pPr>
          </w:p>
          <w:p w14:paraId="7D655F09" w14:textId="77777777" w:rsidR="00A27033" w:rsidRDefault="00293C77">
            <w:pPr>
              <w:widowControl w:val="0"/>
              <w:spacing w:after="0" w:line="240" w:lineRule="auto"/>
              <w:ind w:left="268" w:right="57" w:hanging="268"/>
              <w:jc w:val="both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>2. Результатом выполнения 2 этапа работы, предусмотренной настоящим Техническим заданием, являются документы:</w:t>
            </w:r>
          </w:p>
          <w:p w14:paraId="34FBE34B" w14:textId="77777777" w:rsidR="00A27033" w:rsidRDefault="00293C77">
            <w:pPr>
              <w:widowControl w:val="0"/>
              <w:spacing w:after="0" w:line="240" w:lineRule="auto"/>
              <w:ind w:left="268" w:right="57" w:hanging="268"/>
              <w:jc w:val="both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>2.1 Рабочая документация, не имеющая про</w:t>
            </w:r>
            <w:r>
              <w:rPr>
                <w:rFonts w:ascii="Times New Roman" w:hAnsi="Times New Roman"/>
                <w:sz w:val="24"/>
                <w:szCs w:val="24"/>
              </w:rPr>
              <w:t>тиворечий с:</w:t>
            </w:r>
          </w:p>
          <w:p w14:paraId="3E4B7403" w14:textId="77777777" w:rsidR="00A27033" w:rsidRDefault="00293C77">
            <w:pPr>
              <w:widowControl w:val="0"/>
              <w:spacing w:after="0" w:line="240" w:lineRule="auto"/>
              <w:ind w:left="268" w:right="57" w:hanging="268"/>
              <w:jc w:val="both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 xml:space="preserve"> </w:t>
            </w:r>
            <w:r>
              <w:rPr>
                <w:rFonts w:ascii="Times New Roman" w:eastAsia="Times New Roman" w:hAnsi="Times New Roman"/>
                <w:iCs/>
                <w:sz w:val="24"/>
                <w:szCs w:val="24"/>
                <w:lang w:eastAsia="ru-RU"/>
              </w:rPr>
              <w:t xml:space="preserve">– </w:t>
            </w:r>
            <w:r>
              <w:rPr>
                <w:rFonts w:ascii="Times New Roman" w:hAnsi="Times New Roman"/>
                <w:sz w:val="24"/>
                <w:szCs w:val="24"/>
              </w:rPr>
              <w:t xml:space="preserve">настоящим Техническим заданием и </w:t>
            </w:r>
            <w:r>
              <w:rPr>
                <w:rFonts w:ascii="Times New Roman" w:eastAsia="Times New Roman" w:hAnsi="Times New Roman"/>
                <w:iCs/>
                <w:sz w:val="24"/>
                <w:szCs w:val="24"/>
                <w:lang w:eastAsia="ru-RU"/>
              </w:rPr>
              <w:t>документами, указанными в п. 1.10. настоящего Технического задания</w:t>
            </w:r>
            <w:r>
              <w:rPr>
                <w:rFonts w:ascii="Times New Roman" w:hAnsi="Times New Roman"/>
                <w:sz w:val="24"/>
                <w:szCs w:val="24"/>
              </w:rPr>
              <w:t>;</w:t>
            </w:r>
          </w:p>
          <w:p w14:paraId="6FAE60AB" w14:textId="77777777" w:rsidR="00A27033" w:rsidRDefault="00293C77">
            <w:pPr>
              <w:widowControl w:val="0"/>
              <w:spacing w:after="0" w:line="240" w:lineRule="auto"/>
              <w:ind w:left="268" w:right="57" w:hanging="268"/>
              <w:jc w:val="both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 xml:space="preserve"> </w:t>
            </w:r>
            <w:r>
              <w:rPr>
                <w:rFonts w:ascii="Times New Roman" w:eastAsia="Times New Roman" w:hAnsi="Times New Roman"/>
                <w:iCs/>
                <w:sz w:val="24"/>
                <w:szCs w:val="24"/>
                <w:lang w:eastAsia="ru-RU"/>
              </w:rPr>
              <w:t>– п</w:t>
            </w:r>
            <w:r>
              <w:rPr>
                <w:rFonts w:ascii="Times New Roman" w:hAnsi="Times New Roman"/>
                <w:sz w:val="24"/>
                <w:szCs w:val="24"/>
              </w:rPr>
              <w:t>роектной документацией;</w:t>
            </w:r>
          </w:p>
          <w:p w14:paraId="0FBF6833" w14:textId="77777777" w:rsidR="00A27033" w:rsidRDefault="00293C77">
            <w:pPr>
              <w:widowControl w:val="0"/>
              <w:spacing w:after="0" w:line="240" w:lineRule="auto"/>
              <w:ind w:left="268" w:right="57" w:hanging="268"/>
              <w:jc w:val="both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 xml:space="preserve"> </w:t>
            </w:r>
            <w:r>
              <w:rPr>
                <w:rFonts w:ascii="Times New Roman" w:eastAsia="Times New Roman" w:hAnsi="Times New Roman"/>
                <w:iCs/>
                <w:sz w:val="24"/>
                <w:szCs w:val="24"/>
                <w:lang w:eastAsia="ru-RU"/>
              </w:rPr>
              <w:t xml:space="preserve">– </w:t>
            </w:r>
            <w:r>
              <w:rPr>
                <w:rFonts w:ascii="Times New Roman" w:hAnsi="Times New Roman"/>
                <w:sz w:val="24"/>
                <w:szCs w:val="24"/>
              </w:rPr>
              <w:t>положительным заключением государственной экспертизы;</w:t>
            </w:r>
          </w:p>
          <w:p w14:paraId="3D0D2B8B" w14:textId="77777777" w:rsidR="00A27033" w:rsidRDefault="00293C77">
            <w:pPr>
              <w:widowControl w:val="0"/>
              <w:spacing w:after="0" w:line="240" w:lineRule="auto"/>
              <w:ind w:left="268" w:right="57" w:hanging="268"/>
              <w:jc w:val="both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>2.2 Сметная документация, выполненная в соответствии с</w:t>
            </w:r>
            <w:r>
              <w:rPr>
                <w:rFonts w:ascii="Times New Roman" w:hAnsi="Times New Roman"/>
                <w:sz w:val="24"/>
                <w:szCs w:val="24"/>
              </w:rPr>
              <w:t xml:space="preserve"> нормативами, на которую получено положительное заключение экспертизы о достоверности сметной стоимости и не имеющая противоречий с:</w:t>
            </w:r>
          </w:p>
          <w:p w14:paraId="3D4C441F" w14:textId="77777777" w:rsidR="00A27033" w:rsidRDefault="00293C77">
            <w:pPr>
              <w:widowControl w:val="0"/>
              <w:spacing w:after="0" w:line="240" w:lineRule="auto"/>
              <w:ind w:left="268" w:right="57" w:hanging="268"/>
              <w:jc w:val="both"/>
              <w:rPr>
                <w:rFonts w:ascii="Times New Roman" w:eastAsia="Times New Roman" w:hAnsi="Times New Roman"/>
                <w:iCs/>
                <w:sz w:val="24"/>
                <w:szCs w:val="24"/>
                <w:lang w:eastAsia="ru-RU"/>
              </w:rPr>
            </w:pPr>
            <w:r>
              <w:rPr>
                <w:rFonts w:ascii="Times New Roman" w:eastAsia="Times New Roman" w:hAnsi="Times New Roman"/>
                <w:iCs/>
                <w:sz w:val="24"/>
                <w:szCs w:val="24"/>
                <w:lang w:eastAsia="ru-RU"/>
              </w:rPr>
              <w:t xml:space="preserve">  – положительным заключением государственной экспертизы;</w:t>
            </w:r>
          </w:p>
          <w:p w14:paraId="31DE1DD3" w14:textId="77777777" w:rsidR="00A27033" w:rsidRDefault="00293C77">
            <w:pPr>
              <w:widowControl w:val="0"/>
              <w:spacing w:after="0" w:line="240" w:lineRule="auto"/>
              <w:ind w:left="268" w:right="57" w:hanging="268"/>
              <w:jc w:val="both"/>
              <w:rPr>
                <w:rFonts w:ascii="Times New Roman" w:eastAsia="Times New Roman" w:hAnsi="Times New Roman"/>
                <w:iCs/>
                <w:sz w:val="24"/>
                <w:szCs w:val="24"/>
                <w:lang w:eastAsia="ru-RU"/>
              </w:rPr>
            </w:pPr>
            <w:r>
              <w:rPr>
                <w:rFonts w:ascii="Times New Roman" w:eastAsia="Times New Roman" w:hAnsi="Times New Roman"/>
                <w:iCs/>
                <w:sz w:val="24"/>
                <w:szCs w:val="24"/>
                <w:lang w:eastAsia="ru-RU"/>
              </w:rPr>
              <w:t xml:space="preserve"> </w:t>
            </w:r>
            <w:r>
              <w:rPr>
                <w:rFonts w:ascii="Times New Roman" w:hAnsi="Times New Roman"/>
                <w:sz w:val="24"/>
                <w:szCs w:val="24"/>
              </w:rPr>
              <w:t xml:space="preserve"> </w:t>
            </w:r>
            <w:r>
              <w:rPr>
                <w:rFonts w:ascii="Times New Roman" w:eastAsia="Times New Roman" w:hAnsi="Times New Roman"/>
                <w:iCs/>
                <w:sz w:val="24"/>
                <w:szCs w:val="24"/>
                <w:lang w:eastAsia="ru-RU"/>
              </w:rPr>
              <w:t>– рабочей документацией;</w:t>
            </w:r>
          </w:p>
          <w:p w14:paraId="312AE2D9" w14:textId="77777777" w:rsidR="00A27033" w:rsidRDefault="00293C77">
            <w:pPr>
              <w:widowControl w:val="0"/>
              <w:spacing w:after="0" w:line="240" w:lineRule="auto"/>
              <w:ind w:left="268" w:right="57" w:hanging="268"/>
              <w:jc w:val="both"/>
              <w:rPr>
                <w:rFonts w:ascii="Times New Roman" w:eastAsia="Times New Roman" w:hAnsi="Times New Roman"/>
                <w:iCs/>
                <w:sz w:val="24"/>
                <w:szCs w:val="24"/>
                <w:lang w:eastAsia="ru-RU"/>
              </w:rPr>
            </w:pPr>
            <w:r>
              <w:rPr>
                <w:rFonts w:ascii="Times New Roman" w:eastAsia="Times New Roman" w:hAnsi="Times New Roman"/>
                <w:iCs/>
                <w:sz w:val="24"/>
                <w:szCs w:val="24"/>
                <w:lang w:eastAsia="ru-RU"/>
              </w:rPr>
              <w:t xml:space="preserve">  – проектной документацией;</w:t>
            </w:r>
          </w:p>
          <w:p w14:paraId="554D6557" w14:textId="77777777" w:rsidR="00A27033" w:rsidRDefault="00293C77">
            <w:pPr>
              <w:widowControl w:val="0"/>
              <w:spacing w:after="0" w:line="240" w:lineRule="auto"/>
              <w:ind w:left="268" w:right="57" w:hanging="268"/>
              <w:jc w:val="both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>2.3 Регис</w:t>
            </w:r>
            <w:r>
              <w:rPr>
                <w:rFonts w:ascii="Times New Roman" w:hAnsi="Times New Roman"/>
                <w:sz w:val="24"/>
                <w:szCs w:val="24"/>
              </w:rPr>
              <w:t>трационный номер или номер и дата положительного заключения о рассмотрении документации ПАО «МОЭК».</w:t>
            </w:r>
          </w:p>
          <w:p w14:paraId="15359186" w14:textId="77777777" w:rsidR="00A27033" w:rsidRDefault="00293C77">
            <w:pPr>
              <w:widowControl w:val="0"/>
              <w:spacing w:after="0" w:line="240" w:lineRule="auto"/>
              <w:ind w:left="268" w:right="57" w:hanging="268"/>
              <w:jc w:val="both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>2.4 При изменении в период подготовки Рабочей документации, повлекших за собой изменения Проектной документации, переданных Исполнителем Заказчику на 1 этап</w:t>
            </w:r>
            <w:r>
              <w:rPr>
                <w:rFonts w:ascii="Times New Roman" w:hAnsi="Times New Roman"/>
                <w:sz w:val="24"/>
                <w:szCs w:val="24"/>
              </w:rPr>
              <w:t>е выполнения работы, предусмотренной настоящим Техническим заданием:</w:t>
            </w:r>
          </w:p>
          <w:p w14:paraId="431C9021" w14:textId="77777777" w:rsidR="00A27033" w:rsidRDefault="00293C77">
            <w:pPr>
              <w:widowControl w:val="0"/>
              <w:spacing w:after="0" w:line="240" w:lineRule="auto"/>
              <w:ind w:left="268" w:right="57" w:hanging="268"/>
              <w:jc w:val="both"/>
              <w:rPr>
                <w:rFonts w:ascii="Times New Roman" w:eastAsia="Times New Roman" w:hAnsi="Times New Roman"/>
                <w:iCs/>
                <w:sz w:val="24"/>
                <w:szCs w:val="24"/>
                <w:lang w:eastAsia="ru-RU"/>
              </w:rPr>
            </w:pPr>
            <w:r>
              <w:rPr>
                <w:rFonts w:ascii="Times New Roman" w:eastAsia="Times New Roman" w:hAnsi="Times New Roman"/>
                <w:iCs/>
                <w:sz w:val="24"/>
                <w:szCs w:val="24"/>
                <w:lang w:eastAsia="ru-RU"/>
              </w:rPr>
              <w:t xml:space="preserve">   – подтверждение того, что изменения, внесенные в проектную документацию после получения положительного заключения экспертизы проектной документации, не затрагивают конструктивные и другие характеристики безопасности объекта капитального строительства в </w:t>
            </w:r>
            <w:r>
              <w:rPr>
                <w:rFonts w:ascii="Times New Roman" w:eastAsia="Times New Roman" w:hAnsi="Times New Roman"/>
                <w:iCs/>
                <w:sz w:val="24"/>
                <w:szCs w:val="24"/>
                <w:lang w:eastAsia="ru-RU"/>
              </w:rPr>
              <w:t>виде заключение организации, проводившей экспертизу проектной документации, в которую внесены изменения;</w:t>
            </w:r>
          </w:p>
          <w:p w14:paraId="39D222A5" w14:textId="77777777" w:rsidR="00A27033" w:rsidRDefault="00293C77">
            <w:pPr>
              <w:spacing w:after="0" w:line="240" w:lineRule="auto"/>
              <w:ind w:left="126"/>
              <w:jc w:val="both"/>
              <w:rPr>
                <w:rFonts w:ascii="Times New Roman" w:hAnsi="Times New Roman"/>
                <w:i/>
                <w:sz w:val="20"/>
                <w:szCs w:val="20"/>
                <w:u w:val="single"/>
              </w:rPr>
            </w:pPr>
            <w:r>
              <w:rPr>
                <w:rFonts w:ascii="Times New Roman" w:hAnsi="Times New Roman"/>
                <w:i/>
                <w:sz w:val="20"/>
                <w:szCs w:val="20"/>
                <w:u w:val="single"/>
              </w:rPr>
              <w:t>Примечание:</w:t>
            </w:r>
          </w:p>
          <w:p w14:paraId="4D87F9EB" w14:textId="77777777" w:rsidR="00A27033" w:rsidRDefault="00293C77">
            <w:pPr>
              <w:spacing w:after="0" w:line="240" w:lineRule="auto"/>
              <w:jc w:val="both"/>
              <w:rPr>
                <w:rFonts w:ascii="Times New Roman" w:hAnsi="Times New Roman"/>
                <w:i/>
                <w:sz w:val="20"/>
                <w:szCs w:val="20"/>
                <w:lang w:eastAsia="ru-RU"/>
              </w:rPr>
            </w:pPr>
            <w:r>
              <w:rPr>
                <w:rFonts w:ascii="Times New Roman" w:hAnsi="Times New Roman"/>
                <w:i/>
                <w:sz w:val="20"/>
                <w:szCs w:val="20"/>
                <w:lang w:eastAsia="ru-RU"/>
              </w:rPr>
              <w:t xml:space="preserve">В случае отказа в получении заключения, </w:t>
            </w:r>
            <w:r>
              <w:rPr>
                <w:rFonts w:ascii="Times New Roman" w:hAnsi="Times New Roman"/>
                <w:i/>
                <w:iCs/>
                <w:sz w:val="20"/>
                <w:szCs w:val="20"/>
                <w:lang w:eastAsia="ru-RU"/>
              </w:rPr>
              <w:t>подтверждающего того, что изменения, внесенные в проектную документацию после получения положительн</w:t>
            </w:r>
            <w:r>
              <w:rPr>
                <w:rFonts w:ascii="Times New Roman" w:hAnsi="Times New Roman"/>
                <w:i/>
                <w:iCs/>
                <w:sz w:val="20"/>
                <w:szCs w:val="20"/>
                <w:lang w:eastAsia="ru-RU"/>
              </w:rPr>
              <w:t>ого заключения государственной экспертизы проектной документации, не затрагивают конструктивные и другие характеристики безопасности объекта капитального строительства, Исполнитель обращается и получает положительное заключение экспертизы</w:t>
            </w:r>
            <w:r>
              <w:rPr>
                <w:rFonts w:ascii="Times New Roman" w:hAnsi="Times New Roman"/>
                <w:i/>
                <w:sz w:val="20"/>
                <w:szCs w:val="20"/>
                <w:lang w:eastAsia="ru-RU"/>
              </w:rPr>
              <w:t xml:space="preserve"> в порядке, установленном Правительством Российской Федерации, которое представляет Заказчику в составе документов (комплектов документов), являющихся результатом выполнения 2 этапа работы, предусмотренной настоящим Техническим заданием.</w:t>
            </w:r>
          </w:p>
          <w:p w14:paraId="748B8E60" w14:textId="77777777" w:rsidR="00A27033" w:rsidRDefault="00A27033">
            <w:pPr>
              <w:widowControl w:val="0"/>
              <w:spacing w:after="0" w:line="240" w:lineRule="auto"/>
              <w:ind w:left="552" w:right="57" w:hanging="567"/>
              <w:jc w:val="both"/>
              <w:rPr>
                <w:rFonts w:ascii="Times New Roman" w:hAnsi="Times New Roman"/>
                <w:sz w:val="24"/>
                <w:szCs w:val="24"/>
                <w:u w:val="single"/>
              </w:rPr>
            </w:pPr>
          </w:p>
          <w:p w14:paraId="28E1E932" w14:textId="77777777" w:rsidR="00A27033" w:rsidRDefault="00293C77">
            <w:pPr>
              <w:widowControl w:val="0"/>
              <w:spacing w:after="0" w:line="240" w:lineRule="auto"/>
              <w:ind w:right="57"/>
              <w:jc w:val="both"/>
              <w:rPr>
                <w:rFonts w:ascii="Times New Roman" w:hAnsi="Times New Roman"/>
                <w:sz w:val="24"/>
                <w:szCs w:val="24"/>
                <w:u w:val="single"/>
              </w:rPr>
            </w:pPr>
            <w:r>
              <w:rPr>
                <w:rFonts w:ascii="Times New Roman" w:hAnsi="Times New Roman"/>
                <w:sz w:val="24"/>
                <w:szCs w:val="24"/>
                <w:u w:val="single"/>
              </w:rPr>
              <w:t>Требования к пред</w:t>
            </w:r>
            <w:r>
              <w:rPr>
                <w:rFonts w:ascii="Times New Roman" w:hAnsi="Times New Roman"/>
                <w:sz w:val="24"/>
                <w:szCs w:val="24"/>
                <w:u w:val="single"/>
              </w:rPr>
              <w:t xml:space="preserve">ставлению документации в электронном виде </w:t>
            </w:r>
            <w:r>
              <w:rPr>
                <w:rFonts w:ascii="Times New Roman" w:hAnsi="Times New Roman"/>
                <w:sz w:val="24"/>
                <w:szCs w:val="24"/>
                <w:u w:val="single"/>
                <w:lang w:eastAsia="ru-RU"/>
              </w:rPr>
              <w:t>для проведения государственной экспертизы проектной документации и (или) результатов инженерных изысканий</w:t>
            </w:r>
            <w:r>
              <w:rPr>
                <w:rFonts w:ascii="Times New Roman" w:hAnsi="Times New Roman"/>
                <w:sz w:val="24"/>
                <w:szCs w:val="24"/>
                <w:u w:val="single"/>
              </w:rPr>
              <w:t>:</w:t>
            </w:r>
          </w:p>
          <w:p w14:paraId="7DBBE16D" w14:textId="77777777" w:rsidR="00A27033" w:rsidRDefault="00293C77">
            <w:pPr>
              <w:numPr>
                <w:ilvl w:val="0"/>
                <w:numId w:val="5"/>
              </w:numPr>
              <w:spacing w:after="0" w:line="240" w:lineRule="auto"/>
              <w:ind w:left="268" w:hanging="283"/>
              <w:jc w:val="both"/>
              <w:rPr>
                <w:rFonts w:ascii="Times New Roman" w:hAnsi="Times New Roman"/>
                <w:sz w:val="24"/>
                <w:szCs w:val="24"/>
                <w:lang w:eastAsia="ru-RU"/>
              </w:rPr>
            </w:pPr>
            <w:r>
              <w:rPr>
                <w:rFonts w:ascii="Times New Roman" w:hAnsi="Times New Roman"/>
                <w:sz w:val="24"/>
                <w:szCs w:val="24"/>
                <w:lang w:eastAsia="ru-RU"/>
              </w:rPr>
              <w:lastRenderedPageBreak/>
              <w:t>Документы в электронном виде для проведения государственной экспертизы проектной документации и (или) резул</w:t>
            </w:r>
            <w:r>
              <w:rPr>
                <w:rFonts w:ascii="Times New Roman" w:hAnsi="Times New Roman"/>
                <w:sz w:val="24"/>
                <w:szCs w:val="24"/>
                <w:lang w:eastAsia="ru-RU"/>
              </w:rPr>
              <w:t>ьтатов инженерных изысканий должны соответствовать приказу Минстроя России от 21.11.2014 N 728/</w:t>
            </w:r>
            <w:proofErr w:type="spellStart"/>
            <w:r>
              <w:rPr>
                <w:rFonts w:ascii="Times New Roman" w:hAnsi="Times New Roman"/>
                <w:sz w:val="24"/>
                <w:szCs w:val="24"/>
                <w:lang w:eastAsia="ru-RU"/>
              </w:rPr>
              <w:t>пр</w:t>
            </w:r>
            <w:proofErr w:type="spellEnd"/>
            <w:r>
              <w:rPr>
                <w:rFonts w:ascii="Times New Roman" w:hAnsi="Times New Roman"/>
                <w:sz w:val="24"/>
                <w:szCs w:val="24"/>
                <w:lang w:eastAsia="ru-RU"/>
              </w:rPr>
              <w:t xml:space="preserve"> (ред. от 10.06.2015) «Об утверждении требований к формату электронных документов, представляемых для проведения государственной экспертизы проектной документа</w:t>
            </w:r>
            <w:r>
              <w:rPr>
                <w:rFonts w:ascii="Times New Roman" w:hAnsi="Times New Roman"/>
                <w:sz w:val="24"/>
                <w:szCs w:val="24"/>
                <w:lang w:eastAsia="ru-RU"/>
              </w:rPr>
              <w:t>ции и (или) результатов инженерных изысканий» (Зарегистрировано в Минюсте России 24.12.2014 № 35380).</w:t>
            </w:r>
          </w:p>
          <w:p w14:paraId="2BC410A1" w14:textId="77777777" w:rsidR="00A27033" w:rsidRDefault="00293C77">
            <w:pPr>
              <w:widowControl w:val="0"/>
              <w:numPr>
                <w:ilvl w:val="0"/>
                <w:numId w:val="5"/>
              </w:numPr>
              <w:spacing w:after="0" w:line="240" w:lineRule="auto"/>
              <w:ind w:left="268" w:right="57" w:hanging="268"/>
              <w:jc w:val="both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 xml:space="preserve">По запросу </w:t>
            </w:r>
            <w:r>
              <w:rPr>
                <w:rFonts w:ascii="Times New Roman" w:hAnsi="Times New Roman"/>
                <w:sz w:val="24"/>
                <w:szCs w:val="24"/>
                <w:lang w:eastAsia="ru-RU"/>
              </w:rPr>
              <w:t>Заказчика Исполнителем</w:t>
            </w:r>
            <w:r>
              <w:rPr>
                <w:rFonts w:ascii="Times New Roman" w:hAnsi="Times New Roman"/>
                <w:sz w:val="24"/>
                <w:szCs w:val="24"/>
              </w:rPr>
              <w:t xml:space="preserve"> предоставляются графические и текстовые материалы, характеризующие выполнение работы, для их демонстрации на совещаниях и иных обсуждениях проектных решений.</w:t>
            </w:r>
          </w:p>
          <w:p w14:paraId="1BBEB80C" w14:textId="77777777" w:rsidR="00A27033" w:rsidRDefault="00293C77">
            <w:pPr>
              <w:widowControl w:val="0"/>
              <w:numPr>
                <w:ilvl w:val="0"/>
                <w:numId w:val="5"/>
              </w:numPr>
              <w:spacing w:after="0" w:line="240" w:lineRule="auto"/>
              <w:ind w:left="268" w:right="57" w:hanging="268"/>
              <w:jc w:val="both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>Материалы, представляемые для получения согласования в ПАО «МОЭК», передаваемые Заказчику, предст</w:t>
            </w:r>
            <w:r>
              <w:rPr>
                <w:rFonts w:ascii="Times New Roman" w:hAnsi="Times New Roman"/>
                <w:sz w:val="24"/>
                <w:szCs w:val="24"/>
              </w:rPr>
              <w:t>авляемые для совещаний и иных обсуждений проектных решений не должны содержать противоречий в характеристиках, параметрах и визуализации.</w:t>
            </w:r>
          </w:p>
          <w:p w14:paraId="7EA769BD" w14:textId="77777777" w:rsidR="00A27033" w:rsidRDefault="00293C77">
            <w:pPr>
              <w:widowControl w:val="0"/>
              <w:numPr>
                <w:ilvl w:val="0"/>
                <w:numId w:val="5"/>
              </w:numPr>
              <w:spacing w:after="0" w:line="240" w:lineRule="auto"/>
              <w:ind w:left="268" w:right="57" w:hanging="268"/>
              <w:jc w:val="both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>Материалы подготавливаются Исполнителем в объеме, виде, составе и содержании, необходимом для выполнения работы, преду</w:t>
            </w:r>
            <w:r>
              <w:rPr>
                <w:rFonts w:ascii="Times New Roman" w:hAnsi="Times New Roman"/>
                <w:sz w:val="24"/>
                <w:szCs w:val="24"/>
              </w:rPr>
              <w:t>смотренной настоящим Техническим заданием.</w:t>
            </w:r>
          </w:p>
        </w:tc>
      </w:tr>
      <w:tr w:rsidR="00A27033" w14:paraId="0DB4E331" w14:textId="77777777">
        <w:trPr>
          <w:trHeight w:val="559"/>
        </w:trPr>
        <w:tc>
          <w:tcPr>
            <w:tcW w:w="10632" w:type="dxa"/>
            <w:gridSpan w:val="3"/>
            <w:vAlign w:val="center"/>
          </w:tcPr>
          <w:p w14:paraId="7D785DD6" w14:textId="77777777" w:rsidR="00A27033" w:rsidRDefault="00293C77">
            <w:pPr>
              <w:spacing w:after="0" w:line="240" w:lineRule="auto"/>
              <w:ind w:left="-57" w:firstLine="567"/>
              <w:jc w:val="center"/>
              <w:rPr>
                <w:rFonts w:ascii="Times New Roman" w:eastAsia="Times New Roman" w:hAnsi="Times New Roman"/>
                <w:sz w:val="24"/>
                <w:szCs w:val="24"/>
                <w:lang w:eastAsia="ru-RU"/>
              </w:rPr>
            </w:pPr>
            <w:r>
              <w:rPr>
                <w:rFonts w:ascii="Times New Roman" w:eastAsia="Times New Roman" w:hAnsi="Times New Roman"/>
                <w:bCs/>
                <w:sz w:val="24"/>
                <w:szCs w:val="24"/>
                <w:lang w:eastAsia="ru-RU"/>
              </w:rPr>
              <w:lastRenderedPageBreak/>
              <w:t>2. ОСНОВНЫЕ ТРЕБОВАНИЯ К ПРОЕКТНЫМ РЕШЕНИЯМ</w:t>
            </w:r>
          </w:p>
        </w:tc>
      </w:tr>
      <w:tr w:rsidR="00A27033" w14:paraId="0E7EDE46" w14:textId="77777777">
        <w:trPr>
          <w:trHeight w:val="195"/>
        </w:trPr>
        <w:tc>
          <w:tcPr>
            <w:tcW w:w="900" w:type="dxa"/>
          </w:tcPr>
          <w:p w14:paraId="6F7C796F" w14:textId="77777777" w:rsidR="00A27033" w:rsidRDefault="00293C77">
            <w:pPr>
              <w:shd w:val="clear" w:color="auto" w:fill="FFFFFF"/>
              <w:spacing w:after="0" w:line="240" w:lineRule="auto"/>
              <w:rPr>
                <w:rFonts w:ascii="Times New Roman" w:eastAsia="Times New Roman" w:hAnsi="Times New Roman"/>
                <w:sz w:val="24"/>
                <w:szCs w:val="24"/>
                <w:lang w:eastAsia="ru-RU"/>
              </w:rPr>
            </w:pPr>
            <w:r>
              <w:rPr>
                <w:rFonts w:ascii="Times New Roman" w:eastAsia="Times New Roman" w:hAnsi="Times New Roman"/>
                <w:sz w:val="24"/>
                <w:szCs w:val="24"/>
                <w:lang w:val="en-US" w:eastAsia="ru-RU"/>
              </w:rPr>
              <w:t xml:space="preserve">2.1. </w:t>
            </w:r>
          </w:p>
        </w:tc>
        <w:tc>
          <w:tcPr>
            <w:tcW w:w="2694" w:type="dxa"/>
          </w:tcPr>
          <w:p w14:paraId="154B7EBA" w14:textId="77777777" w:rsidR="00A27033" w:rsidRDefault="00293C77">
            <w:pPr>
              <w:widowControl w:val="0"/>
              <w:spacing w:after="0" w:line="240" w:lineRule="auto"/>
              <w:rPr>
                <w:rFonts w:ascii="Times New Roman" w:eastAsia="Times New Roman" w:hAnsi="Times New Roman"/>
                <w:sz w:val="24"/>
                <w:szCs w:val="24"/>
                <w:lang w:eastAsia="ru-RU"/>
              </w:rPr>
            </w:pPr>
            <w:r>
              <w:rPr>
                <w:rFonts w:ascii="Times New Roman" w:eastAsia="Times New Roman" w:hAnsi="Times New Roman"/>
                <w:bCs/>
                <w:spacing w:val="-4"/>
                <w:sz w:val="24"/>
                <w:szCs w:val="24"/>
                <w:lang w:eastAsia="ru-RU"/>
              </w:rPr>
              <w:t xml:space="preserve">Требования к тепломеханическим решениям ИТП </w:t>
            </w:r>
          </w:p>
        </w:tc>
        <w:tc>
          <w:tcPr>
            <w:tcW w:w="7038" w:type="dxa"/>
          </w:tcPr>
          <w:p w14:paraId="0C497286" w14:textId="77777777" w:rsidR="00A27033" w:rsidRDefault="00293C77">
            <w:pPr>
              <w:spacing w:after="0" w:line="240" w:lineRule="auto"/>
              <w:ind w:right="57"/>
              <w:jc w:val="both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>Разработать проектные решения и утонить при проектировании:</w:t>
            </w:r>
          </w:p>
          <w:p w14:paraId="78BB470F" w14:textId="77777777" w:rsidR="00A27033" w:rsidRDefault="00293C77">
            <w:pPr>
              <w:numPr>
                <w:ilvl w:val="0"/>
                <w:numId w:val="4"/>
              </w:numPr>
              <w:spacing w:after="0" w:line="240" w:lineRule="auto"/>
              <w:ind w:left="268" w:right="57" w:hanging="283"/>
              <w:jc w:val="both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>Границы проектирования ИТП – от запорной арматуры тепловой сети (на вводе в ИТП с учётом её замены) до запорной арматуры систем с потребителями тепла (с учётом её замены). При этом, распределитель</w:t>
            </w:r>
            <w:r>
              <w:rPr>
                <w:rFonts w:ascii="Times New Roman" w:hAnsi="Times New Roman"/>
                <w:sz w:val="24"/>
                <w:szCs w:val="24"/>
              </w:rPr>
              <w:t>ные гребенки для конечных потребителей, а также узлы для подсистем отопления, вентиляции и ГВС (при необходимости) предусматриваются в границах проектирования ИТП.</w:t>
            </w:r>
          </w:p>
          <w:p w14:paraId="43A1F61F" w14:textId="77777777" w:rsidR="00A27033" w:rsidRDefault="00293C77">
            <w:pPr>
              <w:numPr>
                <w:ilvl w:val="0"/>
                <w:numId w:val="4"/>
              </w:numPr>
              <w:spacing w:after="0" w:line="240" w:lineRule="auto"/>
              <w:ind w:left="268" w:right="57" w:hanging="283"/>
              <w:jc w:val="both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>Давление теплоносителя с тепловой сети и предела его отклонения с учетом роста нагрузок в си</w:t>
            </w:r>
            <w:r>
              <w:rPr>
                <w:rFonts w:ascii="Times New Roman" w:hAnsi="Times New Roman"/>
                <w:sz w:val="24"/>
                <w:szCs w:val="24"/>
              </w:rPr>
              <w:t>стеме теплоснабжения:</w:t>
            </w:r>
          </w:p>
          <w:p w14:paraId="376BDDDA" w14:textId="77777777" w:rsidR="00A27033" w:rsidRDefault="00293C77">
            <w:pPr>
              <w:spacing w:after="0" w:line="240" w:lineRule="auto"/>
              <w:ind w:left="268" w:right="57"/>
              <w:jc w:val="both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>- Давление в подающем трубопроводе 72-58, м. в. ст.</w:t>
            </w:r>
          </w:p>
          <w:p w14:paraId="402ABED3" w14:textId="77777777" w:rsidR="00A27033" w:rsidRDefault="00293C77">
            <w:pPr>
              <w:spacing w:after="0" w:line="240" w:lineRule="auto"/>
              <w:ind w:left="268" w:right="57"/>
              <w:jc w:val="both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>- Давление в обратном трубопроводе 15-25, м. в. ст.</w:t>
            </w:r>
          </w:p>
          <w:p w14:paraId="42E77B32" w14:textId="77777777" w:rsidR="00A27033" w:rsidRDefault="00293C77">
            <w:pPr>
              <w:spacing w:after="0" w:line="240" w:lineRule="auto"/>
              <w:ind w:left="268" w:right="57"/>
              <w:jc w:val="both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>- Температура теплоносителя 150-70, °С.</w:t>
            </w:r>
          </w:p>
          <w:p w14:paraId="456DFF23" w14:textId="77777777" w:rsidR="00A27033" w:rsidRDefault="00293C77">
            <w:pPr>
              <w:spacing w:after="0" w:line="240" w:lineRule="auto"/>
              <w:ind w:left="268" w:right="57"/>
              <w:jc w:val="both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>Для расчета тепловых сетей и оборудования теплового пункта в режиме зимнего максимума принять срезку в подающем трубопроводе теплосети 130 °С при температуре наружного воздуха - 17 °С.</w:t>
            </w:r>
          </w:p>
          <w:p w14:paraId="27E1B09E" w14:textId="77777777" w:rsidR="00A27033" w:rsidRDefault="00293C77">
            <w:pPr>
              <w:spacing w:after="0" w:line="240" w:lineRule="auto"/>
              <w:ind w:left="268" w:right="57"/>
              <w:jc w:val="both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>Для расчета тепловых сетей и оборудования теплового пункта в переходный</w:t>
            </w:r>
            <w:r>
              <w:rPr>
                <w:rFonts w:ascii="Times New Roman" w:hAnsi="Times New Roman"/>
                <w:sz w:val="24"/>
                <w:szCs w:val="24"/>
              </w:rPr>
              <w:t xml:space="preserve"> период принять срезку в подающем трубопроводе теплосети 75 °С при температуре наружного воздуха +4 °С.</w:t>
            </w:r>
          </w:p>
          <w:p w14:paraId="18415B24" w14:textId="77777777" w:rsidR="00A27033" w:rsidRDefault="00293C77">
            <w:pPr>
              <w:pStyle w:val="43"/>
              <w:shd w:val="clear" w:color="auto" w:fill="auto"/>
              <w:spacing w:before="0" w:after="0" w:line="274" w:lineRule="exact"/>
              <w:ind w:left="263"/>
              <w:rPr>
                <w:rFonts w:eastAsia="Calibri"/>
                <w:spacing w:val="0"/>
                <w:sz w:val="24"/>
                <w:szCs w:val="24"/>
                <w:lang w:eastAsia="en-US"/>
              </w:rPr>
            </w:pPr>
            <w:r>
              <w:rPr>
                <w:rFonts w:eastAsia="Calibri"/>
                <w:spacing w:val="0"/>
                <w:sz w:val="24"/>
                <w:szCs w:val="24"/>
                <w:lang w:eastAsia="en-US"/>
              </w:rPr>
              <w:t>Параметры температуры теплоносителя на тепловом вводе в летний период 75-48 °С, с остановом для проведения планово-предупредительного ремонта.</w:t>
            </w:r>
          </w:p>
          <w:p w14:paraId="1E524155" w14:textId="77777777" w:rsidR="00A27033" w:rsidRDefault="00293C77">
            <w:pPr>
              <w:spacing w:after="0" w:line="240" w:lineRule="auto"/>
              <w:ind w:left="268" w:right="57"/>
              <w:jc w:val="both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 xml:space="preserve">Проектирование магистральных тепловых сетей (тепловых вводов) и тепловых пунктов выполнять на максимальные значения параметров (давление и температура) рабочей среды </w:t>
            </w:r>
            <w:proofErr w:type="spellStart"/>
            <w:r>
              <w:rPr>
                <w:rFonts w:ascii="Times New Roman" w:hAnsi="Times New Roman"/>
                <w:sz w:val="24"/>
                <w:szCs w:val="24"/>
              </w:rPr>
              <w:t>Рраб</w:t>
            </w:r>
            <w:proofErr w:type="spellEnd"/>
            <w:r>
              <w:rPr>
                <w:rFonts w:ascii="Times New Roman" w:hAnsi="Times New Roman"/>
                <w:sz w:val="24"/>
                <w:szCs w:val="24"/>
              </w:rPr>
              <w:t>=1,6 МПа, Т=150°С.</w:t>
            </w:r>
          </w:p>
          <w:p w14:paraId="54A117C5" w14:textId="77777777" w:rsidR="00A27033" w:rsidRDefault="00293C77">
            <w:pPr>
              <w:spacing w:after="0" w:line="240" w:lineRule="auto"/>
              <w:ind w:left="268" w:right="57"/>
              <w:jc w:val="both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>Параметры систем теплопотребления на выходе из ИТП: отопление – 95/</w:t>
            </w:r>
            <w:r>
              <w:rPr>
                <w:rFonts w:ascii="Times New Roman" w:hAnsi="Times New Roman"/>
                <w:sz w:val="24"/>
                <w:szCs w:val="24"/>
              </w:rPr>
              <w:t>70°С,</w:t>
            </w:r>
          </w:p>
          <w:p w14:paraId="4319BBC1" w14:textId="77777777" w:rsidR="00A27033" w:rsidRDefault="00293C77">
            <w:pPr>
              <w:spacing w:after="0" w:line="240" w:lineRule="auto"/>
              <w:ind w:left="268" w:right="57"/>
              <w:jc w:val="both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>ГВС – 65°С,</w:t>
            </w:r>
          </w:p>
          <w:p w14:paraId="4D44B720" w14:textId="77777777" w:rsidR="00A27033" w:rsidRDefault="00293C77">
            <w:pPr>
              <w:spacing w:after="0" w:line="240" w:lineRule="auto"/>
              <w:ind w:left="268" w:right="57"/>
              <w:jc w:val="both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>вентиляция – 95/70°С.</w:t>
            </w:r>
          </w:p>
          <w:p w14:paraId="6032228F" w14:textId="77777777" w:rsidR="00A27033" w:rsidRDefault="00293C77">
            <w:pPr>
              <w:numPr>
                <w:ilvl w:val="0"/>
                <w:numId w:val="4"/>
              </w:numPr>
              <w:spacing w:after="0" w:line="240" w:lineRule="auto"/>
              <w:ind w:left="268" w:right="57" w:hanging="283"/>
              <w:jc w:val="both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>Выполнить и предоставить расчеты диаметров всех трубопроводов в ИТП, при этом скорость теплоносителя через сечения условного прохода не должна превышать 1,0…1,2 м/с.</w:t>
            </w:r>
          </w:p>
          <w:p w14:paraId="7E64C347" w14:textId="77777777" w:rsidR="00A27033" w:rsidRDefault="00293C77">
            <w:pPr>
              <w:pStyle w:val="43"/>
              <w:shd w:val="clear" w:color="auto" w:fill="auto"/>
              <w:spacing w:before="0" w:after="0" w:line="274" w:lineRule="exact"/>
              <w:ind w:left="263"/>
              <w:rPr>
                <w:rFonts w:eastAsia="Calibri"/>
                <w:spacing w:val="0"/>
                <w:sz w:val="24"/>
                <w:szCs w:val="24"/>
                <w:lang w:eastAsia="en-US"/>
              </w:rPr>
            </w:pPr>
            <w:r>
              <w:rPr>
                <w:rFonts w:eastAsia="Calibri"/>
                <w:spacing w:val="0"/>
                <w:sz w:val="24"/>
                <w:szCs w:val="24"/>
                <w:lang w:eastAsia="en-US"/>
              </w:rPr>
              <w:lastRenderedPageBreak/>
              <w:t>Рекомендуемый перечень материалов и оборудования д</w:t>
            </w:r>
            <w:r>
              <w:rPr>
                <w:rFonts w:eastAsia="Calibri"/>
                <w:spacing w:val="0"/>
                <w:sz w:val="24"/>
                <w:szCs w:val="24"/>
                <w:lang w:eastAsia="en-US"/>
              </w:rPr>
              <w:t>ля установки в ИТП и на тепловых сетях:</w:t>
            </w:r>
          </w:p>
          <w:p w14:paraId="7AA47A3E" w14:textId="77777777" w:rsidR="00A27033" w:rsidRDefault="00293C77">
            <w:pPr>
              <w:pStyle w:val="43"/>
              <w:shd w:val="clear" w:color="auto" w:fill="auto"/>
              <w:spacing w:before="0" w:after="0" w:line="274" w:lineRule="exact"/>
              <w:ind w:left="263"/>
              <w:rPr>
                <w:rFonts w:eastAsia="Calibri"/>
                <w:spacing w:val="0"/>
                <w:sz w:val="24"/>
                <w:szCs w:val="24"/>
                <w:lang w:eastAsia="en-US"/>
              </w:rPr>
            </w:pPr>
            <w:r>
              <w:rPr>
                <w:rFonts w:eastAsia="Calibri"/>
                <w:spacing w:val="0"/>
                <w:sz w:val="24"/>
                <w:szCs w:val="24"/>
                <w:lang w:eastAsia="en-US"/>
              </w:rPr>
              <w:t xml:space="preserve">- трубы по ГОСТ 8731-74, сталь 20 бесшовные, горячедеформированные, </w:t>
            </w:r>
            <w:proofErr w:type="spellStart"/>
            <w:r>
              <w:rPr>
                <w:rFonts w:eastAsia="Calibri"/>
                <w:spacing w:val="0"/>
                <w:sz w:val="24"/>
                <w:szCs w:val="24"/>
                <w:lang w:eastAsia="en-US"/>
              </w:rPr>
              <w:t>термообработанные</w:t>
            </w:r>
            <w:proofErr w:type="spellEnd"/>
            <w:r>
              <w:rPr>
                <w:rFonts w:eastAsia="Calibri"/>
                <w:spacing w:val="0"/>
                <w:sz w:val="24"/>
                <w:szCs w:val="24"/>
                <w:lang w:eastAsia="en-US"/>
              </w:rPr>
              <w:t xml:space="preserve"> группа В;</w:t>
            </w:r>
          </w:p>
          <w:p w14:paraId="12F29BAE" w14:textId="77777777" w:rsidR="00A27033" w:rsidRDefault="00293C77">
            <w:pPr>
              <w:pStyle w:val="43"/>
              <w:shd w:val="clear" w:color="auto" w:fill="auto"/>
              <w:spacing w:before="0" w:after="0" w:line="274" w:lineRule="exact"/>
              <w:ind w:left="263"/>
              <w:rPr>
                <w:rFonts w:eastAsia="Calibri"/>
                <w:spacing w:val="0"/>
                <w:sz w:val="24"/>
                <w:szCs w:val="24"/>
                <w:lang w:eastAsia="en-US"/>
              </w:rPr>
            </w:pPr>
            <w:r>
              <w:rPr>
                <w:rFonts w:eastAsia="Calibri"/>
                <w:spacing w:val="0"/>
                <w:sz w:val="24"/>
                <w:szCs w:val="24"/>
                <w:lang w:eastAsia="en-US"/>
              </w:rPr>
              <w:t xml:space="preserve">- трубы по ГОСТ 20295-85, сталь 17Г1С, 17Г1С-У, сталь 20 группа В электросварные, </w:t>
            </w:r>
            <w:proofErr w:type="spellStart"/>
            <w:r>
              <w:rPr>
                <w:rFonts w:eastAsia="Calibri"/>
                <w:spacing w:val="0"/>
                <w:sz w:val="24"/>
                <w:szCs w:val="24"/>
                <w:lang w:eastAsia="en-US"/>
              </w:rPr>
              <w:t>прямошовные</w:t>
            </w:r>
            <w:proofErr w:type="spellEnd"/>
            <w:r>
              <w:rPr>
                <w:rFonts w:eastAsia="Calibri"/>
                <w:spacing w:val="0"/>
                <w:sz w:val="24"/>
                <w:szCs w:val="24"/>
                <w:lang w:eastAsia="en-US"/>
              </w:rPr>
              <w:t xml:space="preserve">, </w:t>
            </w:r>
            <w:proofErr w:type="spellStart"/>
            <w:r>
              <w:rPr>
                <w:rFonts w:eastAsia="Calibri"/>
                <w:spacing w:val="0"/>
                <w:sz w:val="24"/>
                <w:szCs w:val="24"/>
                <w:lang w:eastAsia="en-US"/>
              </w:rPr>
              <w:t>термообработанные</w:t>
            </w:r>
            <w:proofErr w:type="spellEnd"/>
            <w:r>
              <w:rPr>
                <w:rFonts w:eastAsia="Calibri"/>
                <w:spacing w:val="0"/>
                <w:sz w:val="24"/>
                <w:szCs w:val="24"/>
                <w:lang w:eastAsia="en-US"/>
              </w:rPr>
              <w:t>;</w:t>
            </w:r>
          </w:p>
          <w:p w14:paraId="004B1F22" w14:textId="77777777" w:rsidR="00A27033" w:rsidRDefault="00293C77">
            <w:pPr>
              <w:pStyle w:val="43"/>
              <w:shd w:val="clear" w:color="auto" w:fill="auto"/>
              <w:spacing w:before="0" w:after="0" w:line="274" w:lineRule="exact"/>
              <w:ind w:left="263"/>
              <w:rPr>
                <w:rFonts w:eastAsia="Calibri"/>
                <w:spacing w:val="0"/>
                <w:sz w:val="24"/>
                <w:szCs w:val="24"/>
                <w:lang w:eastAsia="en-US"/>
              </w:rPr>
            </w:pPr>
            <w:r>
              <w:rPr>
                <w:rFonts w:eastAsia="Calibri"/>
                <w:spacing w:val="0"/>
                <w:sz w:val="24"/>
                <w:szCs w:val="24"/>
                <w:lang w:eastAsia="en-US"/>
              </w:rPr>
              <w:t>водяны</w:t>
            </w:r>
            <w:r>
              <w:rPr>
                <w:rFonts w:eastAsia="Calibri"/>
                <w:spacing w:val="0"/>
                <w:sz w:val="24"/>
                <w:szCs w:val="24"/>
                <w:lang w:eastAsia="en-US"/>
              </w:rPr>
              <w:t xml:space="preserve">е </w:t>
            </w:r>
            <w:proofErr w:type="spellStart"/>
            <w:r>
              <w:rPr>
                <w:rFonts w:eastAsia="Calibri"/>
                <w:spacing w:val="0"/>
                <w:sz w:val="24"/>
                <w:szCs w:val="24"/>
                <w:lang w:eastAsia="en-US"/>
              </w:rPr>
              <w:t>водоподогреватели</w:t>
            </w:r>
            <w:proofErr w:type="spellEnd"/>
            <w:r>
              <w:rPr>
                <w:rFonts w:eastAsia="Calibri"/>
                <w:spacing w:val="0"/>
                <w:sz w:val="24"/>
                <w:szCs w:val="24"/>
                <w:lang w:eastAsia="en-US"/>
              </w:rPr>
              <w:t xml:space="preserve"> в соответствие ПТЭ тепловых энергоустановок;</w:t>
            </w:r>
          </w:p>
          <w:p w14:paraId="5CF60250" w14:textId="77777777" w:rsidR="00A27033" w:rsidRDefault="00293C77">
            <w:pPr>
              <w:pStyle w:val="43"/>
              <w:shd w:val="clear" w:color="auto" w:fill="auto"/>
              <w:spacing w:before="0" w:after="0" w:line="274" w:lineRule="exact"/>
              <w:ind w:left="263"/>
              <w:rPr>
                <w:rFonts w:eastAsia="Calibri"/>
                <w:spacing w:val="0"/>
                <w:sz w:val="24"/>
                <w:szCs w:val="24"/>
                <w:lang w:eastAsia="en-US"/>
              </w:rPr>
            </w:pPr>
            <w:r>
              <w:rPr>
                <w:rFonts w:eastAsia="Calibri"/>
                <w:spacing w:val="0"/>
                <w:sz w:val="24"/>
                <w:szCs w:val="24"/>
                <w:lang w:eastAsia="en-US"/>
              </w:rPr>
              <w:t>- насосное оборудование с частотно-регулируемыми преобразователями и станциями группового управления насосными агрегатами;</w:t>
            </w:r>
          </w:p>
          <w:p w14:paraId="64C3A249" w14:textId="77777777" w:rsidR="00A27033" w:rsidRDefault="00293C77">
            <w:pPr>
              <w:pStyle w:val="43"/>
              <w:shd w:val="clear" w:color="auto" w:fill="auto"/>
              <w:spacing w:before="0" w:after="0" w:line="274" w:lineRule="exact"/>
              <w:ind w:left="263"/>
              <w:rPr>
                <w:rFonts w:eastAsia="Calibri"/>
                <w:spacing w:val="0"/>
                <w:sz w:val="24"/>
                <w:szCs w:val="24"/>
                <w:lang w:eastAsia="en-US"/>
              </w:rPr>
            </w:pPr>
            <w:r>
              <w:rPr>
                <w:rFonts w:eastAsia="Calibri"/>
                <w:spacing w:val="0"/>
                <w:sz w:val="24"/>
                <w:szCs w:val="24"/>
                <w:lang w:eastAsia="en-US"/>
              </w:rPr>
              <w:t>- на вводе первичного теплоносителя регулятор перепада давления;</w:t>
            </w:r>
          </w:p>
          <w:p w14:paraId="4035AFF9" w14:textId="77777777" w:rsidR="00A27033" w:rsidRDefault="00293C77">
            <w:pPr>
              <w:pStyle w:val="43"/>
              <w:shd w:val="clear" w:color="auto" w:fill="auto"/>
              <w:spacing w:before="0" w:after="0" w:line="274" w:lineRule="exact"/>
              <w:ind w:left="263"/>
              <w:rPr>
                <w:rFonts w:eastAsia="Calibri"/>
                <w:spacing w:val="0"/>
                <w:sz w:val="24"/>
                <w:szCs w:val="24"/>
                <w:lang w:eastAsia="en-US"/>
              </w:rPr>
            </w:pPr>
            <w:r>
              <w:rPr>
                <w:rFonts w:eastAsia="Calibri"/>
                <w:spacing w:val="0"/>
                <w:sz w:val="24"/>
                <w:szCs w:val="24"/>
                <w:lang w:eastAsia="en-US"/>
              </w:rPr>
              <w:t>- а</w:t>
            </w:r>
            <w:r>
              <w:rPr>
                <w:rFonts w:eastAsia="Calibri"/>
                <w:spacing w:val="0"/>
                <w:sz w:val="24"/>
                <w:szCs w:val="24"/>
                <w:lang w:eastAsia="en-US"/>
              </w:rPr>
              <w:t>рматура на вводе трубопроводов в тепловой пункт «шаровой кран» устанавливать не более 2 метров от стены, не выше 1,5 метра от пола. В качестве остальной запорной арматуры по сетевой воде - шаровые краны</w:t>
            </w:r>
          </w:p>
          <w:p w14:paraId="66ACBB0C" w14:textId="77777777" w:rsidR="00A27033" w:rsidRDefault="00293C77">
            <w:pPr>
              <w:spacing w:after="0" w:line="240" w:lineRule="auto"/>
              <w:ind w:left="268" w:right="57"/>
              <w:jc w:val="both"/>
              <w:rPr>
                <w:rFonts w:ascii="Times New Roman" w:eastAsia="Times New Roman" w:hAnsi="Times New Roman"/>
                <w:iCs/>
                <w:sz w:val="24"/>
                <w:szCs w:val="24"/>
                <w:lang w:eastAsia="ru-RU"/>
              </w:rPr>
            </w:pPr>
            <w:r>
              <w:rPr>
                <w:rFonts w:ascii="Times New Roman" w:eastAsia="Times New Roman" w:hAnsi="Times New Roman"/>
                <w:iCs/>
                <w:sz w:val="24"/>
                <w:szCs w:val="24"/>
                <w:lang w:eastAsia="ru-RU"/>
              </w:rPr>
              <w:t>– стальными оцинкованными по ГОСТ 3262-75 (с изменени</w:t>
            </w:r>
            <w:r>
              <w:rPr>
                <w:rFonts w:ascii="Times New Roman" w:eastAsia="Times New Roman" w:hAnsi="Times New Roman"/>
                <w:iCs/>
                <w:sz w:val="24"/>
                <w:szCs w:val="24"/>
                <w:lang w:eastAsia="ru-RU"/>
              </w:rPr>
              <w:t>ями от 16.01.2015 г.) или ГОСТ 10704-91: для систем ГВС, по ТУ 14-3-482, ТУ 14-3-1428.</w:t>
            </w:r>
          </w:p>
          <w:p w14:paraId="0B90A22A" w14:textId="77777777" w:rsidR="00A27033" w:rsidRDefault="00293C77">
            <w:pPr>
              <w:numPr>
                <w:ilvl w:val="0"/>
                <w:numId w:val="4"/>
              </w:numPr>
              <w:spacing w:after="0" w:line="240" w:lineRule="auto"/>
              <w:ind w:left="268" w:right="57" w:hanging="283"/>
              <w:jc w:val="both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>Крепление труб предусмотреть на металлических подвесках, стойках (опорах) и кронштейнах.</w:t>
            </w:r>
          </w:p>
          <w:p w14:paraId="46A9E0D3" w14:textId="77777777" w:rsidR="00A27033" w:rsidRDefault="00293C77">
            <w:pPr>
              <w:numPr>
                <w:ilvl w:val="0"/>
                <w:numId w:val="4"/>
              </w:numPr>
              <w:spacing w:after="0" w:line="240" w:lineRule="auto"/>
              <w:ind w:left="268" w:right="57" w:hanging="283"/>
              <w:jc w:val="both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>Проектом предусмотреть теплоизоляцию элементов трубопроводов и основных элементо</w:t>
            </w:r>
            <w:r>
              <w:rPr>
                <w:rFonts w:ascii="Times New Roman" w:hAnsi="Times New Roman"/>
                <w:sz w:val="24"/>
                <w:szCs w:val="24"/>
              </w:rPr>
              <w:t>в ИТП. Требования к теплоизоляции: предотвращение теплопотерь и минимизация риска повреждения. Расчет толщины и типа теплоизоляции определить проектом. Оборудование, которое не должно иметь изоляции:</w:t>
            </w:r>
          </w:p>
          <w:p w14:paraId="7E22E800" w14:textId="77777777" w:rsidR="00A27033" w:rsidRDefault="00293C77">
            <w:pPr>
              <w:spacing w:after="0" w:line="240" w:lineRule="auto"/>
              <w:ind w:left="268" w:right="57"/>
              <w:jc w:val="both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/>
                <w:iCs/>
                <w:sz w:val="24"/>
                <w:szCs w:val="24"/>
                <w:lang w:eastAsia="ru-RU"/>
              </w:rPr>
              <w:t xml:space="preserve">– </w:t>
            </w:r>
            <w:r>
              <w:rPr>
                <w:rFonts w:ascii="Times New Roman" w:hAnsi="Times New Roman"/>
                <w:sz w:val="24"/>
                <w:szCs w:val="24"/>
              </w:rPr>
              <w:t>насосы;</w:t>
            </w:r>
          </w:p>
          <w:p w14:paraId="1C2B30AD" w14:textId="77777777" w:rsidR="00A27033" w:rsidRDefault="00293C77">
            <w:pPr>
              <w:spacing w:after="0" w:line="240" w:lineRule="auto"/>
              <w:ind w:left="268" w:right="57"/>
              <w:jc w:val="both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/>
                <w:iCs/>
                <w:sz w:val="24"/>
                <w:szCs w:val="24"/>
                <w:lang w:eastAsia="ru-RU"/>
              </w:rPr>
              <w:t>– с</w:t>
            </w:r>
            <w:r>
              <w:rPr>
                <w:rFonts w:ascii="Times New Roman" w:hAnsi="Times New Roman"/>
                <w:sz w:val="24"/>
                <w:szCs w:val="24"/>
              </w:rPr>
              <w:t>топорные клапаны;</w:t>
            </w:r>
          </w:p>
          <w:p w14:paraId="3FF72D3F" w14:textId="77777777" w:rsidR="00A27033" w:rsidRDefault="00293C77">
            <w:pPr>
              <w:spacing w:after="0" w:line="240" w:lineRule="auto"/>
              <w:ind w:left="268" w:right="57"/>
              <w:jc w:val="both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/>
                <w:iCs/>
                <w:sz w:val="24"/>
                <w:szCs w:val="24"/>
                <w:lang w:eastAsia="ru-RU"/>
              </w:rPr>
              <w:t>– р</w:t>
            </w:r>
            <w:r>
              <w:rPr>
                <w:rFonts w:ascii="Times New Roman" w:hAnsi="Times New Roman"/>
                <w:sz w:val="24"/>
                <w:szCs w:val="24"/>
              </w:rPr>
              <w:t>асходомеры;</w:t>
            </w:r>
          </w:p>
          <w:p w14:paraId="088F9FE8" w14:textId="77777777" w:rsidR="00A27033" w:rsidRDefault="00293C77">
            <w:pPr>
              <w:spacing w:after="0" w:line="240" w:lineRule="auto"/>
              <w:ind w:left="268" w:right="57"/>
              <w:jc w:val="both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/>
                <w:iCs/>
                <w:sz w:val="24"/>
                <w:szCs w:val="24"/>
                <w:lang w:eastAsia="ru-RU"/>
              </w:rPr>
              <w:t xml:space="preserve">– </w:t>
            </w:r>
            <w:r>
              <w:rPr>
                <w:rFonts w:ascii="Times New Roman" w:hAnsi="Times New Roman"/>
                <w:sz w:val="24"/>
                <w:szCs w:val="24"/>
              </w:rPr>
              <w:t>маломерное оборудование, такое как трубы манометров, дренажные трубы, клапаны / трубы сброса воздуха и т.д.</w:t>
            </w:r>
          </w:p>
          <w:p w14:paraId="08F64ED7" w14:textId="77777777" w:rsidR="00A27033" w:rsidRDefault="00293C77">
            <w:pPr>
              <w:numPr>
                <w:ilvl w:val="0"/>
                <w:numId w:val="4"/>
              </w:numPr>
              <w:spacing w:after="0" w:line="240" w:lineRule="auto"/>
              <w:ind w:left="268" w:right="57" w:hanging="283"/>
              <w:jc w:val="both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>На вводных в ИТП магистралях предусмотреть:</w:t>
            </w:r>
          </w:p>
          <w:p w14:paraId="6C3B537D" w14:textId="77777777" w:rsidR="00A27033" w:rsidRDefault="00293C77">
            <w:pPr>
              <w:spacing w:after="0" w:line="240" w:lineRule="auto"/>
              <w:ind w:left="268" w:right="57"/>
              <w:jc w:val="both"/>
              <w:rPr>
                <w:rFonts w:ascii="Times New Roman" w:eastAsia="Times New Roman" w:hAnsi="Times New Roman"/>
                <w:iCs/>
                <w:sz w:val="24"/>
                <w:szCs w:val="24"/>
                <w:lang w:eastAsia="ru-RU"/>
              </w:rPr>
            </w:pPr>
            <w:r>
              <w:rPr>
                <w:rFonts w:ascii="Times New Roman" w:eastAsia="Times New Roman" w:hAnsi="Times New Roman"/>
                <w:iCs/>
                <w:sz w:val="24"/>
                <w:szCs w:val="24"/>
                <w:lang w:eastAsia="ru-RU"/>
              </w:rPr>
              <w:t>– стальные шаровые краны под приварку с Ру25 (2,5 МПа) для Ду100 и менее;</w:t>
            </w:r>
          </w:p>
          <w:p w14:paraId="3AFEC3E4" w14:textId="77777777" w:rsidR="00A27033" w:rsidRDefault="00293C77">
            <w:pPr>
              <w:spacing w:after="0" w:line="240" w:lineRule="auto"/>
              <w:ind w:left="268" w:right="57"/>
              <w:jc w:val="both"/>
              <w:rPr>
                <w:rFonts w:ascii="Times New Roman" w:eastAsia="Times New Roman" w:hAnsi="Times New Roman"/>
                <w:iCs/>
                <w:sz w:val="24"/>
                <w:szCs w:val="24"/>
                <w:lang w:eastAsia="ru-RU"/>
              </w:rPr>
            </w:pPr>
            <w:r>
              <w:rPr>
                <w:rFonts w:ascii="Times New Roman" w:eastAsia="Times New Roman" w:hAnsi="Times New Roman"/>
                <w:iCs/>
                <w:sz w:val="24"/>
                <w:szCs w:val="24"/>
                <w:lang w:eastAsia="ru-RU"/>
              </w:rPr>
              <w:t>–  стальные краны под приварку</w:t>
            </w:r>
            <w:r>
              <w:rPr>
                <w:rFonts w:ascii="Times New Roman" w:eastAsia="Times New Roman" w:hAnsi="Times New Roman"/>
                <w:iCs/>
                <w:sz w:val="24"/>
                <w:szCs w:val="24"/>
                <w:lang w:eastAsia="ru-RU"/>
              </w:rPr>
              <w:t xml:space="preserve"> с редуктором с Ру25 (2,5 МПа) для Ду125 и более;</w:t>
            </w:r>
          </w:p>
          <w:p w14:paraId="5AADE7CE" w14:textId="77777777" w:rsidR="00A27033" w:rsidRDefault="00293C77">
            <w:pPr>
              <w:spacing w:after="0" w:line="240" w:lineRule="auto"/>
              <w:ind w:left="268" w:right="57"/>
              <w:jc w:val="both"/>
            </w:pPr>
            <w:r>
              <w:rPr>
                <w:rFonts w:ascii="Times New Roman" w:hAnsi="Times New Roman"/>
                <w:sz w:val="24"/>
                <w:szCs w:val="24"/>
              </w:rPr>
              <w:t xml:space="preserve">Арматуру предпочтительно предусмотреть следующих фирм: </w:t>
            </w:r>
            <w:r>
              <w:rPr>
                <w:rFonts w:ascii="Times New Roman" w:hAnsi="Times New Roman"/>
                <w:sz w:val="24"/>
                <w:szCs w:val="24"/>
                <w:lang w:val="en-US"/>
              </w:rPr>
              <w:t>Danfoss</w:t>
            </w:r>
            <w:r>
              <w:rPr>
                <w:rFonts w:ascii="Times New Roman" w:hAnsi="Times New Roman"/>
                <w:sz w:val="24"/>
                <w:szCs w:val="24"/>
              </w:rPr>
              <w:t xml:space="preserve">, </w:t>
            </w:r>
            <w:r>
              <w:rPr>
                <w:rFonts w:ascii="Times New Roman" w:hAnsi="Times New Roman"/>
                <w:sz w:val="24"/>
                <w:szCs w:val="24"/>
                <w:lang w:val="en-US"/>
              </w:rPr>
              <w:t>NAVAL</w:t>
            </w:r>
            <w:r>
              <w:rPr>
                <w:rFonts w:ascii="Times New Roman" w:hAnsi="Times New Roman"/>
                <w:sz w:val="24"/>
                <w:szCs w:val="24"/>
              </w:rPr>
              <w:t xml:space="preserve">, </w:t>
            </w:r>
            <w:r>
              <w:rPr>
                <w:rFonts w:ascii="Times New Roman" w:hAnsi="Times New Roman"/>
                <w:sz w:val="24"/>
                <w:szCs w:val="24"/>
                <w:lang w:val="en-US"/>
              </w:rPr>
              <w:t>BROEN</w:t>
            </w:r>
            <w:r>
              <w:rPr>
                <w:rFonts w:ascii="Times New Roman" w:hAnsi="Times New Roman"/>
                <w:sz w:val="24"/>
                <w:szCs w:val="24"/>
              </w:rPr>
              <w:t xml:space="preserve">, </w:t>
            </w:r>
            <w:r>
              <w:rPr>
                <w:rFonts w:ascii="Times New Roman" w:hAnsi="Times New Roman"/>
                <w:sz w:val="24"/>
                <w:szCs w:val="24"/>
                <w:lang w:val="en-US"/>
              </w:rPr>
              <w:t>LD</w:t>
            </w:r>
            <w:r>
              <w:rPr>
                <w:rFonts w:ascii="Times New Roman" w:hAnsi="Times New Roman"/>
                <w:sz w:val="24"/>
                <w:szCs w:val="24"/>
              </w:rPr>
              <w:t xml:space="preserve">, </w:t>
            </w:r>
            <w:proofErr w:type="spellStart"/>
            <w:r>
              <w:rPr>
                <w:rFonts w:ascii="Times New Roman" w:hAnsi="Times New Roman"/>
                <w:sz w:val="24"/>
                <w:szCs w:val="24"/>
              </w:rPr>
              <w:t>Армета</w:t>
            </w:r>
            <w:proofErr w:type="spellEnd"/>
            <w:r>
              <w:rPr>
                <w:rFonts w:ascii="Times New Roman" w:hAnsi="Times New Roman"/>
                <w:sz w:val="24"/>
                <w:szCs w:val="24"/>
              </w:rPr>
              <w:t xml:space="preserve"> или аналоги</w:t>
            </w:r>
          </w:p>
          <w:p w14:paraId="5CA2ABD7" w14:textId="77777777" w:rsidR="00A27033" w:rsidRDefault="00293C77">
            <w:pPr>
              <w:spacing w:after="0" w:line="240" w:lineRule="auto"/>
              <w:ind w:left="268" w:right="57"/>
              <w:jc w:val="both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>Перед окончательным выбором марки оборудования необходимо проработать вопрос со стоимостью изделий. По возможности, в проект заложить арматуру отечественного производства.</w:t>
            </w:r>
          </w:p>
          <w:p w14:paraId="67A7476C" w14:textId="77777777" w:rsidR="00A27033" w:rsidRDefault="00293C77">
            <w:pPr>
              <w:spacing w:after="0" w:line="240" w:lineRule="auto"/>
              <w:ind w:left="268" w:right="57"/>
              <w:jc w:val="both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>Использование дисковых затворов не допускается.</w:t>
            </w:r>
          </w:p>
          <w:p w14:paraId="176BDECA" w14:textId="77777777" w:rsidR="00A27033" w:rsidRDefault="00293C77">
            <w:pPr>
              <w:numPr>
                <w:ilvl w:val="0"/>
                <w:numId w:val="4"/>
              </w:numPr>
              <w:spacing w:after="0" w:line="240" w:lineRule="auto"/>
              <w:ind w:left="268" w:right="57" w:hanging="283"/>
              <w:jc w:val="both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>В ИТП предусмотреть аварийную перемы</w:t>
            </w:r>
            <w:r>
              <w:rPr>
                <w:rFonts w:ascii="Times New Roman" w:hAnsi="Times New Roman"/>
                <w:sz w:val="24"/>
                <w:szCs w:val="24"/>
              </w:rPr>
              <w:t xml:space="preserve">чку после головных задвижек, запорную арматуру после аварийной перемычки на прямом и обратном трубопроводе тепловой сети и </w:t>
            </w:r>
            <w:proofErr w:type="spellStart"/>
            <w:r>
              <w:rPr>
                <w:rFonts w:ascii="Times New Roman" w:hAnsi="Times New Roman"/>
                <w:sz w:val="24"/>
                <w:szCs w:val="24"/>
              </w:rPr>
              <w:t>спускник</w:t>
            </w:r>
            <w:proofErr w:type="spellEnd"/>
            <w:r>
              <w:rPr>
                <w:rFonts w:ascii="Times New Roman" w:hAnsi="Times New Roman"/>
                <w:sz w:val="24"/>
                <w:szCs w:val="24"/>
              </w:rPr>
              <w:t xml:space="preserve"> (диаметром, рассчитанным в соответствии с тепловой нагрузкой на отопление), после дублирующей запорной арматуры на обратном </w:t>
            </w:r>
            <w:r>
              <w:rPr>
                <w:rFonts w:ascii="Times New Roman" w:hAnsi="Times New Roman"/>
                <w:sz w:val="24"/>
                <w:szCs w:val="24"/>
              </w:rPr>
              <w:t xml:space="preserve">трубопроводе. Для контроля за сетевым давлением, на перемычке предусмотреть манометр (0…2,5 МПа). </w:t>
            </w:r>
          </w:p>
          <w:p w14:paraId="204EBC15" w14:textId="77777777" w:rsidR="00A27033" w:rsidRDefault="00293C77">
            <w:pPr>
              <w:numPr>
                <w:ilvl w:val="0"/>
                <w:numId w:val="4"/>
              </w:numPr>
              <w:spacing w:after="0" w:line="240" w:lineRule="auto"/>
              <w:ind w:left="268" w:right="57" w:hanging="283"/>
              <w:jc w:val="both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>На трубопроводах первичного контура «прямая» и «обратная» предусмотреть установку фланцевых абонентских фильтров-грязевиков со сливной арматурой для промывки</w:t>
            </w:r>
            <w:r>
              <w:rPr>
                <w:rFonts w:ascii="Times New Roman" w:hAnsi="Times New Roman"/>
                <w:sz w:val="24"/>
                <w:szCs w:val="24"/>
              </w:rPr>
              <w:t xml:space="preserve"> без демонтажа.</w:t>
            </w:r>
          </w:p>
          <w:p w14:paraId="07923D29" w14:textId="77777777" w:rsidR="00A27033" w:rsidRDefault="00293C77">
            <w:pPr>
              <w:numPr>
                <w:ilvl w:val="0"/>
                <w:numId w:val="4"/>
              </w:numPr>
              <w:spacing w:after="0" w:line="240" w:lineRule="auto"/>
              <w:ind w:left="268" w:right="57" w:hanging="283"/>
              <w:jc w:val="both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 xml:space="preserve">На тепловом вводе (при необходимости) предусмотреть фланцевый составной регулятор перепада давления типа </w:t>
            </w:r>
            <w:r>
              <w:rPr>
                <w:rFonts w:ascii="Times New Roman" w:hAnsi="Times New Roman"/>
                <w:sz w:val="24"/>
                <w:szCs w:val="24"/>
              </w:rPr>
              <w:lastRenderedPageBreak/>
              <w:t xml:space="preserve">AFP/VFG2 фирмы </w:t>
            </w:r>
            <w:proofErr w:type="spellStart"/>
            <w:r>
              <w:rPr>
                <w:rFonts w:ascii="Times New Roman" w:hAnsi="Times New Roman"/>
                <w:sz w:val="24"/>
                <w:szCs w:val="24"/>
              </w:rPr>
              <w:t>Danfoss</w:t>
            </w:r>
            <w:proofErr w:type="spellEnd"/>
            <w:r>
              <w:rPr>
                <w:rFonts w:ascii="Times New Roman" w:hAnsi="Times New Roman"/>
                <w:sz w:val="24"/>
                <w:szCs w:val="24"/>
              </w:rPr>
              <w:t xml:space="preserve"> (возможен аналог). Назначения регуляторов перепада давления – это обеспечение постоянства расхода теплоносителя </w:t>
            </w:r>
            <w:r>
              <w:rPr>
                <w:rFonts w:ascii="Times New Roman" w:hAnsi="Times New Roman"/>
                <w:sz w:val="24"/>
                <w:szCs w:val="24"/>
              </w:rPr>
              <w:t>и безопасности оборудования ИТП от скачков давления в сети, а также обеспечение безопасности от опорожнения системы. Выполнить и предоставить расчет уставки регулятора давления.</w:t>
            </w:r>
          </w:p>
          <w:p w14:paraId="104104F8" w14:textId="77777777" w:rsidR="00A27033" w:rsidRDefault="00293C77">
            <w:pPr>
              <w:numPr>
                <w:ilvl w:val="0"/>
                <w:numId w:val="4"/>
              </w:numPr>
              <w:spacing w:after="0" w:line="240" w:lineRule="auto"/>
              <w:ind w:left="268" w:right="57" w:hanging="283"/>
              <w:jc w:val="both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>Предусмотреть заполнение и подпитку системы отопления и теплоснабжения вентиля</w:t>
            </w:r>
            <w:r>
              <w:rPr>
                <w:rFonts w:ascii="Times New Roman" w:hAnsi="Times New Roman"/>
                <w:sz w:val="24"/>
                <w:szCs w:val="24"/>
              </w:rPr>
              <w:t xml:space="preserve">ции (при необходимости) из обратного трубопровода теплосети при помощи подпиточного насоса, регулирующего клапана, водомерного счетчика, фильтра сетчатого с комплектом манометров (устанавливаемых до и после), а также комплектом приборов автоматики, см. п. </w:t>
            </w:r>
            <w:r>
              <w:rPr>
                <w:rFonts w:ascii="Times New Roman" w:hAnsi="Times New Roman"/>
                <w:sz w:val="24"/>
                <w:szCs w:val="24"/>
              </w:rPr>
              <w:t>2.2. настоящего Технического задания.</w:t>
            </w:r>
          </w:p>
          <w:p w14:paraId="296864FA" w14:textId="77777777" w:rsidR="00A27033" w:rsidRDefault="00293C77">
            <w:pPr>
              <w:numPr>
                <w:ilvl w:val="0"/>
                <w:numId w:val="4"/>
              </w:numPr>
              <w:spacing w:after="0" w:line="240" w:lineRule="auto"/>
              <w:ind w:left="268" w:right="57" w:hanging="283"/>
              <w:jc w:val="both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 xml:space="preserve">Предусмотреть установку автоматического поддержания давления (далее: АУПД) для системы отопления (предпочтительно фирмы </w:t>
            </w:r>
            <w:proofErr w:type="spellStart"/>
            <w:r>
              <w:rPr>
                <w:rFonts w:ascii="Times New Roman" w:hAnsi="Times New Roman"/>
                <w:sz w:val="24"/>
                <w:szCs w:val="24"/>
              </w:rPr>
              <w:t>Фламко</w:t>
            </w:r>
            <w:proofErr w:type="spellEnd"/>
            <w:r>
              <w:rPr>
                <w:rFonts w:ascii="Times New Roman" w:hAnsi="Times New Roman"/>
                <w:sz w:val="24"/>
                <w:szCs w:val="24"/>
              </w:rPr>
              <w:t xml:space="preserve">, </w:t>
            </w:r>
            <w:r>
              <w:rPr>
                <w:rFonts w:ascii="Times New Roman" w:hAnsi="Times New Roman"/>
                <w:sz w:val="24"/>
                <w:szCs w:val="24"/>
                <w:lang w:val="en-US"/>
              </w:rPr>
              <w:t>Alfa</w:t>
            </w:r>
            <w:r>
              <w:rPr>
                <w:rFonts w:ascii="Times New Roman" w:hAnsi="Times New Roman"/>
                <w:sz w:val="24"/>
                <w:szCs w:val="24"/>
              </w:rPr>
              <w:t xml:space="preserve"> </w:t>
            </w:r>
            <w:r>
              <w:rPr>
                <w:rFonts w:ascii="Times New Roman" w:hAnsi="Times New Roman"/>
                <w:sz w:val="24"/>
                <w:szCs w:val="24"/>
                <w:lang w:val="en-US"/>
              </w:rPr>
              <w:t>Laval</w:t>
            </w:r>
            <w:r>
              <w:rPr>
                <w:rFonts w:ascii="Times New Roman" w:hAnsi="Times New Roman"/>
                <w:sz w:val="24"/>
                <w:szCs w:val="24"/>
              </w:rPr>
              <w:t xml:space="preserve"> или аналог). Подключение АУПД предусмотреть на подпиточной магистрали, после во</w:t>
            </w:r>
            <w:r>
              <w:rPr>
                <w:rFonts w:ascii="Times New Roman" w:hAnsi="Times New Roman"/>
                <w:sz w:val="24"/>
                <w:szCs w:val="24"/>
              </w:rPr>
              <w:t>домерного счетчика и перед насосом подпитки и заполнения. При проектировании подключения напорной и перепускной труб от АУПД учитывать минимальное расстояние: 500 мм.</w:t>
            </w:r>
          </w:p>
          <w:p w14:paraId="24F69E38" w14:textId="77777777" w:rsidR="00A27033" w:rsidRDefault="00293C77">
            <w:pPr>
              <w:numPr>
                <w:ilvl w:val="0"/>
                <w:numId w:val="4"/>
              </w:numPr>
              <w:spacing w:after="0" w:line="240" w:lineRule="auto"/>
              <w:ind w:left="268" w:right="57" w:hanging="283"/>
              <w:jc w:val="both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>Предусмотреть установку фланцевых фильтров угловых сетчатых:</w:t>
            </w:r>
          </w:p>
          <w:p w14:paraId="24208431" w14:textId="77777777" w:rsidR="00A27033" w:rsidRDefault="00293C77">
            <w:pPr>
              <w:spacing w:after="0" w:line="240" w:lineRule="auto"/>
              <w:ind w:left="268" w:right="57"/>
              <w:jc w:val="both"/>
              <w:rPr>
                <w:rFonts w:ascii="Times New Roman" w:eastAsia="Times New Roman" w:hAnsi="Times New Roman"/>
                <w:iCs/>
                <w:sz w:val="24"/>
                <w:szCs w:val="24"/>
                <w:lang w:eastAsia="ru-RU"/>
              </w:rPr>
            </w:pPr>
            <w:r>
              <w:rPr>
                <w:rFonts w:ascii="Times New Roman" w:eastAsia="Times New Roman" w:hAnsi="Times New Roman"/>
                <w:iCs/>
                <w:sz w:val="24"/>
                <w:szCs w:val="24"/>
                <w:lang w:eastAsia="ru-RU"/>
              </w:rPr>
              <w:t>– на подающей магистрали, по</w:t>
            </w:r>
            <w:r>
              <w:rPr>
                <w:rFonts w:ascii="Times New Roman" w:eastAsia="Times New Roman" w:hAnsi="Times New Roman"/>
                <w:iCs/>
                <w:sz w:val="24"/>
                <w:szCs w:val="24"/>
                <w:lang w:eastAsia="ru-RU"/>
              </w:rPr>
              <w:t>сле фильтра-грязевика, но перед регулятором перепада давления (в случае, если регулятор перепада давления предусмотрен на подающей линии);</w:t>
            </w:r>
          </w:p>
          <w:p w14:paraId="0E7C07F9" w14:textId="77777777" w:rsidR="00A27033" w:rsidRDefault="00293C77">
            <w:pPr>
              <w:spacing w:after="0" w:line="240" w:lineRule="auto"/>
              <w:ind w:left="268" w:right="57"/>
              <w:jc w:val="both"/>
              <w:rPr>
                <w:rFonts w:ascii="Times New Roman" w:eastAsia="Times New Roman" w:hAnsi="Times New Roman"/>
                <w:iCs/>
                <w:sz w:val="24"/>
                <w:szCs w:val="24"/>
                <w:lang w:eastAsia="ru-RU"/>
              </w:rPr>
            </w:pPr>
            <w:r>
              <w:rPr>
                <w:rFonts w:ascii="Times New Roman" w:eastAsia="Times New Roman" w:hAnsi="Times New Roman"/>
                <w:iCs/>
                <w:sz w:val="24"/>
                <w:szCs w:val="24"/>
                <w:lang w:eastAsia="ru-RU"/>
              </w:rPr>
              <w:t>– на обратной магистрали, перед фильтром-грязевиком, но перед регулятором перепада давления (в случае, если регулятор</w:t>
            </w:r>
            <w:r>
              <w:rPr>
                <w:rFonts w:ascii="Times New Roman" w:eastAsia="Times New Roman" w:hAnsi="Times New Roman"/>
                <w:iCs/>
                <w:sz w:val="24"/>
                <w:szCs w:val="24"/>
                <w:lang w:eastAsia="ru-RU"/>
              </w:rPr>
              <w:t xml:space="preserve"> перепада давления предусмотрен на обратной линии).</w:t>
            </w:r>
          </w:p>
          <w:p w14:paraId="474A8976" w14:textId="77777777" w:rsidR="00A27033" w:rsidRDefault="00293C77">
            <w:pPr>
              <w:spacing w:after="0" w:line="240" w:lineRule="auto"/>
              <w:ind w:left="268" w:right="57"/>
              <w:jc w:val="both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 xml:space="preserve">Для всех закрытых систем </w:t>
            </w:r>
            <w:proofErr w:type="gramStart"/>
            <w:r>
              <w:rPr>
                <w:rFonts w:ascii="Times New Roman" w:hAnsi="Times New Roman"/>
                <w:sz w:val="24"/>
                <w:szCs w:val="24"/>
              </w:rPr>
              <w:t>теплоснабжения</w:t>
            </w:r>
            <w:proofErr w:type="gramEnd"/>
            <w:r>
              <w:rPr>
                <w:rFonts w:ascii="Times New Roman" w:hAnsi="Times New Roman"/>
                <w:sz w:val="24"/>
                <w:szCs w:val="24"/>
              </w:rPr>
              <w:t xml:space="preserve"> где не применяется АУПД (п.12) предусмотреть мембранные (расширительные) баки. Тип баков определить на стадии проектирования. Выполнить и предоставить расчет объема</w:t>
            </w:r>
            <w:r>
              <w:rPr>
                <w:rFonts w:ascii="Times New Roman" w:hAnsi="Times New Roman"/>
                <w:sz w:val="24"/>
                <w:szCs w:val="24"/>
              </w:rPr>
              <w:t xml:space="preserve"> расширительных баков. Для всех мембранных баков предусмотреть арматуру для ремонта и слива теплоносителя. Мембранные баки предусмотреть следующих фирм: </w:t>
            </w:r>
            <w:r>
              <w:rPr>
                <w:rFonts w:ascii="Times New Roman" w:hAnsi="Times New Roman"/>
                <w:sz w:val="24"/>
                <w:szCs w:val="24"/>
                <w:lang w:val="en-US"/>
              </w:rPr>
              <w:t>Reflex</w:t>
            </w:r>
            <w:r>
              <w:rPr>
                <w:rFonts w:ascii="Times New Roman" w:hAnsi="Times New Roman"/>
                <w:sz w:val="24"/>
                <w:szCs w:val="24"/>
              </w:rPr>
              <w:t xml:space="preserve">, </w:t>
            </w:r>
            <w:proofErr w:type="spellStart"/>
            <w:r>
              <w:rPr>
                <w:rFonts w:ascii="Times New Roman" w:hAnsi="Times New Roman"/>
                <w:sz w:val="24"/>
                <w:szCs w:val="24"/>
                <w:lang w:val="en-US"/>
              </w:rPr>
              <w:t>Zilmet</w:t>
            </w:r>
            <w:proofErr w:type="spellEnd"/>
            <w:r>
              <w:rPr>
                <w:rFonts w:ascii="Times New Roman" w:hAnsi="Times New Roman"/>
                <w:sz w:val="24"/>
                <w:szCs w:val="24"/>
              </w:rPr>
              <w:t xml:space="preserve">, </w:t>
            </w:r>
            <w:r>
              <w:rPr>
                <w:rFonts w:ascii="Times New Roman" w:hAnsi="Times New Roman"/>
                <w:sz w:val="24"/>
                <w:szCs w:val="24"/>
                <w:lang w:val="en-US"/>
              </w:rPr>
              <w:t>Wester</w:t>
            </w:r>
            <w:r>
              <w:rPr>
                <w:rFonts w:ascii="Times New Roman" w:hAnsi="Times New Roman"/>
                <w:sz w:val="24"/>
                <w:szCs w:val="24"/>
              </w:rPr>
              <w:t>. Перед окончательным выбором марки необходимо проработать вопрос со стоимостью и</w:t>
            </w:r>
            <w:r>
              <w:rPr>
                <w:rFonts w:ascii="Times New Roman" w:hAnsi="Times New Roman"/>
                <w:sz w:val="24"/>
                <w:szCs w:val="24"/>
              </w:rPr>
              <w:t>зделий. По возможности, в проект заложить баки отечественного производства.</w:t>
            </w:r>
          </w:p>
          <w:p w14:paraId="118861F1" w14:textId="77777777" w:rsidR="00A27033" w:rsidRDefault="00293C77">
            <w:pPr>
              <w:numPr>
                <w:ilvl w:val="0"/>
                <w:numId w:val="4"/>
              </w:numPr>
              <w:spacing w:after="0" w:line="240" w:lineRule="auto"/>
              <w:ind w:left="268" w:right="57" w:hanging="283"/>
              <w:jc w:val="both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 xml:space="preserve">Проектом предусмотреть разборные пластинчатые теплообменные аппараты (далее: ПТО, предпочтительно фирмы Альфа Лаваль, РИДАН, </w:t>
            </w:r>
            <w:r>
              <w:rPr>
                <w:rFonts w:ascii="Times New Roman" w:hAnsi="Times New Roman"/>
                <w:sz w:val="24"/>
                <w:szCs w:val="24"/>
                <w:lang w:val="en-US"/>
              </w:rPr>
              <w:t>Danfoss</w:t>
            </w:r>
            <w:r>
              <w:rPr>
                <w:rFonts w:ascii="Times New Roman" w:hAnsi="Times New Roman"/>
                <w:sz w:val="24"/>
                <w:szCs w:val="24"/>
              </w:rPr>
              <w:t xml:space="preserve">, </w:t>
            </w:r>
            <w:proofErr w:type="spellStart"/>
            <w:r>
              <w:rPr>
                <w:rFonts w:ascii="Times New Roman" w:hAnsi="Times New Roman"/>
                <w:sz w:val="24"/>
                <w:szCs w:val="24"/>
              </w:rPr>
              <w:t>Теплотекс</w:t>
            </w:r>
            <w:proofErr w:type="spellEnd"/>
            <w:r>
              <w:rPr>
                <w:rFonts w:ascii="Times New Roman" w:hAnsi="Times New Roman"/>
                <w:sz w:val="24"/>
                <w:szCs w:val="24"/>
              </w:rPr>
              <w:t xml:space="preserve"> или аналог). Расчёт поверхностей теп</w:t>
            </w:r>
            <w:r>
              <w:rPr>
                <w:rFonts w:ascii="Times New Roman" w:hAnsi="Times New Roman"/>
                <w:sz w:val="24"/>
                <w:szCs w:val="24"/>
              </w:rPr>
              <w:t>лообмена ПТО предусмотреть с 10%-м запасом, с проверкой наличия запаса по расходу сетевой воды в 15% с учётом обеспечения температуры горячей воды в точках разбора не менее 60°С.</w:t>
            </w:r>
          </w:p>
          <w:p w14:paraId="38220782" w14:textId="77777777" w:rsidR="00A27033" w:rsidRDefault="00293C77">
            <w:pPr>
              <w:spacing w:after="0" w:line="240" w:lineRule="auto"/>
              <w:ind w:left="268" w:right="57"/>
              <w:jc w:val="both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>Согласно п 2.19 СП 41-101-95 Оборудование в тепловых пунктах рекомендуется пр</w:t>
            </w:r>
            <w:r>
              <w:rPr>
                <w:rFonts w:ascii="Times New Roman" w:hAnsi="Times New Roman"/>
                <w:sz w:val="24"/>
                <w:szCs w:val="24"/>
              </w:rPr>
              <w:t>именять в блочном исполнении.</w:t>
            </w:r>
          </w:p>
          <w:p w14:paraId="0C86DF78" w14:textId="77777777" w:rsidR="00A27033" w:rsidRDefault="00293C77">
            <w:pPr>
              <w:numPr>
                <w:ilvl w:val="0"/>
                <w:numId w:val="4"/>
              </w:numPr>
              <w:spacing w:after="0" w:line="240" w:lineRule="auto"/>
              <w:ind w:left="268" w:right="57" w:hanging="283"/>
              <w:jc w:val="both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>Предусмотреть ПТО для закрытых систем: отопления, вентиляции, ГВС 1-й и 2-й ступени с использованием обратной воды от ПТО системы отопления и вентиляции.</w:t>
            </w:r>
          </w:p>
          <w:p w14:paraId="2D37BEE2" w14:textId="77777777" w:rsidR="00A27033" w:rsidRDefault="00293C77">
            <w:pPr>
              <w:numPr>
                <w:ilvl w:val="0"/>
                <w:numId w:val="4"/>
              </w:numPr>
              <w:spacing w:after="0" w:line="240" w:lineRule="auto"/>
              <w:ind w:left="268" w:right="57" w:hanging="283"/>
              <w:jc w:val="both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>Проектом предусмотреть насосные группы для:</w:t>
            </w:r>
          </w:p>
          <w:p w14:paraId="4EA2B818" w14:textId="77777777" w:rsidR="00A27033" w:rsidRDefault="00293C77">
            <w:pPr>
              <w:spacing w:after="0" w:line="240" w:lineRule="auto"/>
              <w:ind w:left="268" w:right="57"/>
              <w:jc w:val="both"/>
              <w:rPr>
                <w:rFonts w:ascii="Times New Roman" w:eastAsia="Times New Roman" w:hAnsi="Times New Roman"/>
                <w:iCs/>
                <w:sz w:val="24"/>
                <w:szCs w:val="24"/>
                <w:lang w:eastAsia="ru-RU"/>
              </w:rPr>
            </w:pPr>
            <w:r>
              <w:rPr>
                <w:rFonts w:ascii="Times New Roman" w:eastAsia="Times New Roman" w:hAnsi="Times New Roman"/>
                <w:iCs/>
                <w:sz w:val="24"/>
                <w:szCs w:val="24"/>
                <w:lang w:eastAsia="ru-RU"/>
              </w:rPr>
              <w:t>– системы отопления;</w:t>
            </w:r>
          </w:p>
          <w:p w14:paraId="537D624F" w14:textId="77777777" w:rsidR="00A27033" w:rsidRDefault="00293C77">
            <w:pPr>
              <w:spacing w:after="0" w:line="240" w:lineRule="auto"/>
              <w:ind w:left="268" w:right="57"/>
              <w:jc w:val="both"/>
              <w:rPr>
                <w:rFonts w:ascii="Times New Roman" w:eastAsia="Times New Roman" w:hAnsi="Times New Roman"/>
                <w:iCs/>
                <w:sz w:val="24"/>
                <w:szCs w:val="24"/>
                <w:lang w:eastAsia="ru-RU"/>
              </w:rPr>
            </w:pPr>
            <w:r>
              <w:rPr>
                <w:rFonts w:ascii="Times New Roman" w:eastAsia="Times New Roman" w:hAnsi="Times New Roman"/>
                <w:iCs/>
                <w:sz w:val="24"/>
                <w:szCs w:val="24"/>
                <w:lang w:eastAsia="ru-RU"/>
              </w:rPr>
              <w:t>– систе</w:t>
            </w:r>
            <w:r>
              <w:rPr>
                <w:rFonts w:ascii="Times New Roman" w:eastAsia="Times New Roman" w:hAnsi="Times New Roman"/>
                <w:iCs/>
                <w:sz w:val="24"/>
                <w:szCs w:val="24"/>
                <w:lang w:eastAsia="ru-RU"/>
              </w:rPr>
              <w:t>мы ГВС;</w:t>
            </w:r>
          </w:p>
          <w:p w14:paraId="0C3158A1" w14:textId="77777777" w:rsidR="00A27033" w:rsidRDefault="00293C77">
            <w:pPr>
              <w:spacing w:after="0" w:line="240" w:lineRule="auto"/>
              <w:ind w:left="268" w:right="57"/>
              <w:jc w:val="both"/>
              <w:rPr>
                <w:rFonts w:ascii="Times New Roman" w:eastAsia="Times New Roman" w:hAnsi="Times New Roman"/>
                <w:iCs/>
                <w:sz w:val="24"/>
                <w:szCs w:val="24"/>
                <w:lang w:eastAsia="ru-RU"/>
              </w:rPr>
            </w:pPr>
            <w:r>
              <w:rPr>
                <w:rFonts w:ascii="Times New Roman" w:eastAsia="Times New Roman" w:hAnsi="Times New Roman"/>
                <w:iCs/>
                <w:sz w:val="24"/>
                <w:szCs w:val="24"/>
                <w:lang w:eastAsia="ru-RU"/>
              </w:rPr>
              <w:t>– системы теплоснабжения вентиляции;</w:t>
            </w:r>
          </w:p>
          <w:p w14:paraId="5C21C97D" w14:textId="77777777" w:rsidR="00A27033" w:rsidRDefault="00293C77">
            <w:pPr>
              <w:spacing w:after="0" w:line="240" w:lineRule="auto"/>
              <w:ind w:left="268" w:right="57"/>
              <w:jc w:val="both"/>
              <w:rPr>
                <w:rFonts w:ascii="Times New Roman" w:eastAsia="Times New Roman" w:hAnsi="Times New Roman"/>
                <w:iCs/>
                <w:sz w:val="24"/>
                <w:szCs w:val="24"/>
                <w:lang w:eastAsia="ru-RU"/>
              </w:rPr>
            </w:pPr>
            <w:r>
              <w:rPr>
                <w:rFonts w:ascii="Times New Roman" w:eastAsia="Times New Roman" w:hAnsi="Times New Roman"/>
                <w:iCs/>
                <w:sz w:val="24"/>
                <w:szCs w:val="24"/>
                <w:lang w:eastAsia="ru-RU"/>
              </w:rPr>
              <w:t>– удаления теплоносителя из дренажного приямка.</w:t>
            </w:r>
          </w:p>
          <w:p w14:paraId="173BB8AC" w14:textId="77777777" w:rsidR="00A27033" w:rsidRDefault="00293C77">
            <w:pPr>
              <w:spacing w:after="0" w:line="240" w:lineRule="auto"/>
              <w:ind w:left="268" w:right="57"/>
              <w:jc w:val="both"/>
              <w:rPr>
                <w:rFonts w:ascii="Times New Roman" w:eastAsia="Times New Roman" w:hAnsi="Times New Roman"/>
                <w:iCs/>
                <w:sz w:val="24"/>
                <w:szCs w:val="24"/>
                <w:lang w:eastAsia="ru-RU"/>
              </w:rPr>
            </w:pPr>
            <w:r>
              <w:rPr>
                <w:rFonts w:ascii="Times New Roman" w:eastAsia="Times New Roman" w:hAnsi="Times New Roman"/>
                <w:iCs/>
                <w:sz w:val="24"/>
                <w:szCs w:val="24"/>
                <w:lang w:eastAsia="ru-RU"/>
              </w:rPr>
              <w:lastRenderedPageBreak/>
              <w:t>Кол-во циркуляционных насосов: 2 шт. (один – основной, один – резервный). Для ГВС возможно применение 1 насоса + складской резерв.</w:t>
            </w:r>
          </w:p>
          <w:p w14:paraId="6928666A" w14:textId="77777777" w:rsidR="00A27033" w:rsidRDefault="00293C77">
            <w:pPr>
              <w:spacing w:after="0" w:line="240" w:lineRule="auto"/>
              <w:ind w:left="268" w:right="57"/>
              <w:jc w:val="both"/>
              <w:rPr>
                <w:rFonts w:ascii="Times New Roman" w:eastAsia="Times New Roman" w:hAnsi="Times New Roman"/>
                <w:iCs/>
                <w:sz w:val="24"/>
                <w:szCs w:val="24"/>
                <w:lang w:eastAsia="ru-RU"/>
              </w:rPr>
            </w:pPr>
            <w:r>
              <w:rPr>
                <w:rFonts w:ascii="Times New Roman" w:eastAsia="Times New Roman" w:hAnsi="Times New Roman"/>
                <w:iCs/>
                <w:sz w:val="24"/>
                <w:szCs w:val="24"/>
                <w:lang w:eastAsia="ru-RU"/>
              </w:rPr>
              <w:t>Обвязка насосов должна быть стандартной: с обязательной установкой обратных клапанов на нагнетательных патрубках, запорной ар</w:t>
            </w:r>
            <w:r>
              <w:rPr>
                <w:rFonts w:ascii="Times New Roman" w:eastAsia="Times New Roman" w:hAnsi="Times New Roman"/>
                <w:iCs/>
                <w:sz w:val="24"/>
                <w:szCs w:val="24"/>
                <w:lang w:eastAsia="ru-RU"/>
              </w:rPr>
              <w:t xml:space="preserve">матуры, фланцевых компенсаторов, манометром и элементов </w:t>
            </w:r>
            <w:proofErr w:type="spellStart"/>
            <w:r>
              <w:rPr>
                <w:rFonts w:ascii="Times New Roman" w:eastAsia="Times New Roman" w:hAnsi="Times New Roman"/>
                <w:iCs/>
                <w:sz w:val="24"/>
                <w:szCs w:val="24"/>
                <w:lang w:eastAsia="ru-RU"/>
              </w:rPr>
              <w:t>КиПиА</w:t>
            </w:r>
            <w:proofErr w:type="spellEnd"/>
            <w:r>
              <w:rPr>
                <w:rFonts w:ascii="Times New Roman" w:eastAsia="Times New Roman" w:hAnsi="Times New Roman"/>
                <w:iCs/>
                <w:sz w:val="24"/>
                <w:szCs w:val="24"/>
                <w:lang w:eastAsia="ru-RU"/>
              </w:rPr>
              <w:t>.</w:t>
            </w:r>
          </w:p>
          <w:p w14:paraId="4DEDD8BC" w14:textId="77777777" w:rsidR="00A27033" w:rsidRDefault="00293C77">
            <w:pPr>
              <w:numPr>
                <w:ilvl w:val="0"/>
                <w:numId w:val="4"/>
              </w:numPr>
              <w:spacing w:after="0" w:line="240" w:lineRule="auto"/>
              <w:ind w:left="268" w:right="57" w:hanging="283"/>
              <w:jc w:val="both"/>
              <w:rPr>
                <w:rFonts w:ascii="Times New Roman" w:eastAsia="Times New Roman" w:hAnsi="Times New Roman"/>
                <w:iCs/>
                <w:sz w:val="24"/>
                <w:szCs w:val="24"/>
                <w:lang w:eastAsia="ru-RU"/>
              </w:rPr>
            </w:pPr>
            <w:r>
              <w:rPr>
                <w:rFonts w:ascii="Times New Roman" w:eastAsia="Times New Roman" w:hAnsi="Times New Roman"/>
                <w:iCs/>
                <w:sz w:val="24"/>
                <w:szCs w:val="24"/>
                <w:lang w:eastAsia="ru-RU"/>
              </w:rPr>
              <w:t>Проектом обосновать принимаемые концептуальные решения по схемам принципиально-функциональным.</w:t>
            </w:r>
          </w:p>
          <w:p w14:paraId="38A0712D" w14:textId="77777777" w:rsidR="00A27033" w:rsidRDefault="00293C77">
            <w:pPr>
              <w:numPr>
                <w:ilvl w:val="0"/>
                <w:numId w:val="4"/>
              </w:numPr>
              <w:spacing w:after="0" w:line="240" w:lineRule="auto"/>
              <w:ind w:left="268" w:right="57" w:hanging="283"/>
              <w:jc w:val="both"/>
              <w:rPr>
                <w:rFonts w:ascii="Times New Roman" w:eastAsia="Times New Roman" w:hAnsi="Times New Roman"/>
                <w:iCs/>
                <w:sz w:val="24"/>
                <w:szCs w:val="24"/>
                <w:lang w:eastAsia="ru-RU"/>
              </w:rPr>
            </w:pPr>
            <w:r>
              <w:rPr>
                <w:rFonts w:ascii="Times New Roman" w:eastAsia="Times New Roman" w:hAnsi="Times New Roman"/>
                <w:iCs/>
                <w:sz w:val="24"/>
                <w:szCs w:val="24"/>
                <w:lang w:eastAsia="ru-RU"/>
              </w:rPr>
              <w:t>На подаче сетевой воды на ПТО предусмотреть установку регулирующих клапанов типа VF</w:t>
            </w:r>
            <w:r>
              <w:rPr>
                <w:rFonts w:ascii="Times New Roman" w:eastAsia="Times New Roman" w:hAnsi="Times New Roman"/>
                <w:iCs/>
                <w:sz w:val="24"/>
                <w:szCs w:val="24"/>
                <w:lang w:val="en-US" w:eastAsia="ru-RU"/>
              </w:rPr>
              <w:t>M</w:t>
            </w:r>
            <w:r>
              <w:rPr>
                <w:rFonts w:ascii="Times New Roman" w:eastAsia="Times New Roman" w:hAnsi="Times New Roman"/>
                <w:iCs/>
                <w:sz w:val="24"/>
                <w:szCs w:val="24"/>
                <w:lang w:eastAsia="ru-RU"/>
              </w:rPr>
              <w:t>2, VB2 фирмы «</w:t>
            </w:r>
            <w:proofErr w:type="spellStart"/>
            <w:r>
              <w:rPr>
                <w:rFonts w:ascii="Times New Roman" w:eastAsia="Times New Roman" w:hAnsi="Times New Roman"/>
                <w:iCs/>
                <w:sz w:val="24"/>
                <w:szCs w:val="24"/>
                <w:lang w:eastAsia="ru-RU"/>
              </w:rPr>
              <w:t>Danfoss</w:t>
            </w:r>
            <w:proofErr w:type="spellEnd"/>
            <w:r>
              <w:rPr>
                <w:rFonts w:ascii="Times New Roman" w:eastAsia="Times New Roman" w:hAnsi="Times New Roman"/>
                <w:iCs/>
                <w:sz w:val="24"/>
                <w:szCs w:val="24"/>
                <w:lang w:eastAsia="ru-RU"/>
              </w:rPr>
              <w:t>» с приводом AM</w:t>
            </w:r>
            <w:r>
              <w:rPr>
                <w:rFonts w:ascii="Times New Roman" w:eastAsia="Times New Roman" w:hAnsi="Times New Roman"/>
                <w:iCs/>
                <w:sz w:val="24"/>
                <w:szCs w:val="24"/>
                <w:lang w:val="en-US" w:eastAsia="ru-RU"/>
              </w:rPr>
              <w:t>V</w:t>
            </w:r>
            <w:r>
              <w:rPr>
                <w:rFonts w:ascii="Times New Roman" w:eastAsia="Times New Roman" w:hAnsi="Times New Roman"/>
                <w:iCs/>
                <w:sz w:val="24"/>
                <w:szCs w:val="24"/>
                <w:lang w:eastAsia="ru-RU"/>
              </w:rPr>
              <w:t>/</w:t>
            </w:r>
            <w:r>
              <w:rPr>
                <w:rFonts w:ascii="Times New Roman" w:eastAsia="Times New Roman" w:hAnsi="Times New Roman"/>
                <w:iCs/>
                <w:sz w:val="24"/>
                <w:szCs w:val="24"/>
                <w:lang w:val="en-US" w:eastAsia="ru-RU"/>
              </w:rPr>
              <w:t>ARV</w:t>
            </w:r>
            <w:r>
              <w:rPr>
                <w:rFonts w:ascii="Times New Roman" w:eastAsia="Times New Roman" w:hAnsi="Times New Roman"/>
                <w:iCs/>
                <w:sz w:val="24"/>
                <w:szCs w:val="24"/>
                <w:lang w:eastAsia="ru-RU"/>
              </w:rPr>
              <w:t xml:space="preserve"> (AME/</w:t>
            </w:r>
            <w:r>
              <w:rPr>
                <w:rFonts w:ascii="Times New Roman" w:eastAsia="Times New Roman" w:hAnsi="Times New Roman"/>
                <w:iCs/>
                <w:sz w:val="24"/>
                <w:szCs w:val="24"/>
                <w:lang w:val="en-US" w:eastAsia="ru-RU"/>
              </w:rPr>
              <w:t>ARE</w:t>
            </w:r>
            <w:r>
              <w:rPr>
                <w:rFonts w:ascii="Times New Roman" w:eastAsia="Times New Roman" w:hAnsi="Times New Roman"/>
                <w:iCs/>
                <w:sz w:val="24"/>
                <w:szCs w:val="24"/>
                <w:lang w:eastAsia="ru-RU"/>
              </w:rPr>
              <w:t>) или аналог.</w:t>
            </w:r>
          </w:p>
          <w:p w14:paraId="7E228CC2" w14:textId="77777777" w:rsidR="00A27033" w:rsidRDefault="00293C77">
            <w:pPr>
              <w:numPr>
                <w:ilvl w:val="0"/>
                <w:numId w:val="4"/>
              </w:numPr>
              <w:spacing w:after="0" w:line="240" w:lineRule="auto"/>
              <w:ind w:left="268" w:right="57" w:hanging="283"/>
              <w:jc w:val="both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/>
                <w:iCs/>
                <w:sz w:val="24"/>
                <w:szCs w:val="24"/>
                <w:lang w:eastAsia="ru-RU"/>
              </w:rPr>
              <w:t>Предусмотреть устройство приямка с погружным автоматическим насосом и трубопроводами для перекачки дренажных вод в существующую систему канализации.</w:t>
            </w:r>
          </w:p>
        </w:tc>
      </w:tr>
      <w:tr w:rsidR="00A27033" w14:paraId="65D58AB1" w14:textId="77777777">
        <w:trPr>
          <w:trHeight w:val="195"/>
        </w:trPr>
        <w:tc>
          <w:tcPr>
            <w:tcW w:w="900" w:type="dxa"/>
          </w:tcPr>
          <w:p w14:paraId="3421D735" w14:textId="77777777" w:rsidR="00A27033" w:rsidRDefault="00293C77">
            <w:pPr>
              <w:shd w:val="clear" w:color="auto" w:fill="FFFFFF"/>
              <w:spacing w:after="0" w:line="240" w:lineRule="auto"/>
              <w:rPr>
                <w:rFonts w:ascii="Times New Roman" w:eastAsia="Times New Roman" w:hAnsi="Times New Roman"/>
                <w:sz w:val="24"/>
                <w:szCs w:val="24"/>
                <w:lang w:val="en-US" w:eastAsia="ru-RU"/>
              </w:rPr>
            </w:pPr>
            <w:r>
              <w:rPr>
                <w:rFonts w:ascii="Times New Roman" w:eastAsia="Times New Roman" w:hAnsi="Times New Roman"/>
                <w:sz w:val="24"/>
                <w:szCs w:val="24"/>
                <w:lang w:val="en-US" w:eastAsia="ru-RU"/>
              </w:rPr>
              <w:lastRenderedPageBreak/>
              <w:t>2.2.</w:t>
            </w:r>
          </w:p>
        </w:tc>
        <w:tc>
          <w:tcPr>
            <w:tcW w:w="2694" w:type="dxa"/>
          </w:tcPr>
          <w:p w14:paraId="1149D370" w14:textId="77777777" w:rsidR="00A27033" w:rsidRDefault="00293C77">
            <w:pPr>
              <w:widowControl w:val="0"/>
              <w:shd w:val="clear" w:color="auto" w:fill="FFFFFF"/>
              <w:spacing w:after="0" w:line="240" w:lineRule="auto"/>
              <w:ind w:right="245" w:hanging="10"/>
              <w:rPr>
                <w:rFonts w:ascii="Times New Roman" w:eastAsia="Times New Roman" w:hAnsi="Times New Roman"/>
                <w:sz w:val="24"/>
                <w:szCs w:val="24"/>
                <w:lang w:eastAsia="ru-RU"/>
              </w:rPr>
            </w:pPr>
            <w:r>
              <w:rPr>
                <w:rFonts w:ascii="Times New Roman" w:eastAsia="Times New Roman" w:hAnsi="Times New Roman"/>
                <w:bCs/>
                <w:spacing w:val="-4"/>
                <w:sz w:val="24"/>
                <w:szCs w:val="24"/>
                <w:lang w:eastAsia="ru-RU"/>
              </w:rPr>
              <w:t xml:space="preserve">Требования к </w:t>
            </w:r>
            <w:r>
              <w:rPr>
                <w:rFonts w:ascii="Times New Roman" w:eastAsia="Times New Roman" w:hAnsi="Times New Roman"/>
                <w:iCs/>
                <w:sz w:val="24"/>
                <w:szCs w:val="24"/>
                <w:lang w:eastAsia="ru-RU"/>
              </w:rPr>
              <w:t>автоматизации и диспетчеризации</w:t>
            </w:r>
          </w:p>
        </w:tc>
        <w:tc>
          <w:tcPr>
            <w:tcW w:w="7038" w:type="dxa"/>
          </w:tcPr>
          <w:p w14:paraId="58413897" w14:textId="77777777" w:rsidR="00A27033" w:rsidRDefault="00293C77">
            <w:pPr>
              <w:spacing w:after="0" w:line="240" w:lineRule="auto"/>
              <w:ind w:right="57"/>
              <w:jc w:val="both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>Разработать проектные решения и утонить при проектировании:</w:t>
            </w:r>
          </w:p>
          <w:p w14:paraId="5924EEF1" w14:textId="77777777" w:rsidR="00A27033" w:rsidRDefault="00293C77">
            <w:pPr>
              <w:spacing w:after="0" w:line="240" w:lineRule="auto"/>
              <w:jc w:val="both"/>
              <w:rPr>
                <w:rFonts w:ascii="Times New Roman" w:eastAsia="Times New Roman" w:hAnsi="Times New Roman"/>
                <w:sz w:val="24"/>
                <w:szCs w:val="24"/>
                <w:lang w:eastAsia="ru-RU"/>
              </w:rPr>
            </w:pPr>
            <w:r>
              <w:rPr>
                <w:rFonts w:ascii="Times New Roman" w:eastAsia="Times New Roman" w:hAnsi="Times New Roman"/>
                <w:sz w:val="24"/>
                <w:szCs w:val="24"/>
                <w:lang w:eastAsia="ru-RU"/>
              </w:rPr>
              <w:t>1.</w:t>
            </w:r>
            <w:r>
              <w:rPr>
                <w:rFonts w:ascii="Times New Roman" w:eastAsia="Times New Roman" w:hAnsi="Times New Roman"/>
                <w:sz w:val="24"/>
                <w:szCs w:val="24"/>
                <w:lang w:eastAsia="ru-RU"/>
              </w:rPr>
              <w:tab/>
              <w:t>В части автоматизированной системы управления и диспетчеризации руководствоваться Техническими требованиями на автоматизированную систему управления технологическими процессами тепловых пунктов</w:t>
            </w:r>
            <w:r>
              <w:rPr>
                <w:rFonts w:ascii="Times New Roman" w:eastAsia="Times New Roman" w:hAnsi="Times New Roman"/>
                <w:sz w:val="24"/>
                <w:szCs w:val="24"/>
                <w:lang w:eastAsia="ru-RU"/>
              </w:rPr>
              <w:t xml:space="preserve"> (АСУ ТП ТП), принятыми в ПАО «МОЭК».</w:t>
            </w:r>
          </w:p>
          <w:p w14:paraId="78EF7794" w14:textId="77777777" w:rsidR="00A27033" w:rsidRDefault="00293C77">
            <w:pPr>
              <w:spacing w:after="0" w:line="240" w:lineRule="auto"/>
              <w:jc w:val="both"/>
              <w:rPr>
                <w:rFonts w:ascii="Times New Roman" w:eastAsia="Times New Roman" w:hAnsi="Times New Roman"/>
                <w:sz w:val="24"/>
                <w:szCs w:val="24"/>
                <w:lang w:eastAsia="ru-RU"/>
              </w:rPr>
            </w:pPr>
            <w:r>
              <w:rPr>
                <w:rFonts w:ascii="Times New Roman" w:eastAsia="Times New Roman" w:hAnsi="Times New Roman"/>
                <w:sz w:val="24"/>
                <w:szCs w:val="24"/>
                <w:lang w:eastAsia="ru-RU"/>
              </w:rPr>
              <w:t>2. Автоматизацию и диспетчеризацию индивидуального теплового пункта выполнить на базе контроллера, совместимого с системой автоматизации и диспетчеризации Ангарного комплекса. Предусмотреть интеграцию с существующей си</w:t>
            </w:r>
            <w:r>
              <w:rPr>
                <w:rFonts w:ascii="Times New Roman" w:eastAsia="Times New Roman" w:hAnsi="Times New Roman"/>
                <w:sz w:val="24"/>
                <w:szCs w:val="24"/>
                <w:lang w:eastAsia="ru-RU"/>
              </w:rPr>
              <w:t>стемой автоматизации и диспетчеризации Ангарного комплекса.</w:t>
            </w:r>
            <w:ins w:id="2" w:author="Илья Провоторов" w:date="2026-02-17T14:00:00Z">
              <w:r>
                <w:rPr>
                  <w:rFonts w:ascii="Times New Roman" w:eastAsia="Times New Roman" w:hAnsi="Times New Roman"/>
                  <w:sz w:val="24"/>
                  <w:szCs w:val="24"/>
                  <w:lang w:eastAsia="ru-RU"/>
                </w:rPr>
                <w:t xml:space="preserve"> </w:t>
              </w:r>
            </w:ins>
          </w:p>
          <w:p w14:paraId="15CB556A" w14:textId="77777777" w:rsidR="00A27033" w:rsidRDefault="00293C77">
            <w:pPr>
              <w:spacing w:after="0" w:line="240" w:lineRule="auto"/>
              <w:jc w:val="both"/>
              <w:rPr>
                <w:rFonts w:ascii="Times New Roman" w:eastAsia="Times New Roman" w:hAnsi="Times New Roman"/>
                <w:sz w:val="24"/>
                <w:szCs w:val="24"/>
                <w:lang w:eastAsia="ru-RU"/>
              </w:rPr>
            </w:pPr>
            <w:r>
              <w:rPr>
                <w:rFonts w:ascii="Times New Roman" w:eastAsia="Times New Roman" w:hAnsi="Times New Roman"/>
                <w:sz w:val="24"/>
                <w:szCs w:val="24"/>
                <w:lang w:eastAsia="ru-RU"/>
              </w:rPr>
              <w:t>Обеспечить передачу текущих технических параметров и уставок (температура, давление, расход и т.д.) работы ИТП на АРМ Ангарного комплекса по независимому каналу связи.</w:t>
            </w:r>
          </w:p>
          <w:p w14:paraId="349885AC" w14:textId="77777777" w:rsidR="00A27033" w:rsidRDefault="00293C77">
            <w:pPr>
              <w:spacing w:after="0" w:line="240" w:lineRule="auto"/>
              <w:jc w:val="both"/>
              <w:rPr>
                <w:rFonts w:ascii="Times New Roman" w:eastAsia="Times New Roman" w:hAnsi="Times New Roman"/>
                <w:sz w:val="24"/>
                <w:szCs w:val="24"/>
                <w:lang w:eastAsia="ru-RU"/>
              </w:rPr>
            </w:pPr>
            <w:r>
              <w:rPr>
                <w:rFonts w:ascii="Times New Roman" w:eastAsia="Times New Roman" w:hAnsi="Times New Roman"/>
                <w:sz w:val="24"/>
                <w:szCs w:val="24"/>
                <w:lang w:eastAsia="ru-RU"/>
              </w:rPr>
              <w:t>3.</w:t>
            </w:r>
            <w:r>
              <w:rPr>
                <w:rFonts w:ascii="Times New Roman" w:eastAsia="Times New Roman" w:hAnsi="Times New Roman"/>
                <w:sz w:val="24"/>
                <w:szCs w:val="24"/>
                <w:lang w:eastAsia="ru-RU"/>
              </w:rPr>
              <w:tab/>
              <w:t xml:space="preserve">Мониторинг и управление </w:t>
            </w:r>
            <w:r>
              <w:rPr>
                <w:rFonts w:ascii="Times New Roman" w:eastAsia="Times New Roman" w:hAnsi="Times New Roman"/>
                <w:sz w:val="24"/>
                <w:szCs w:val="24"/>
                <w:lang w:eastAsia="ru-RU"/>
              </w:rPr>
              <w:t>технологическими параметрами осуществляются со следующих органов ввода-вывода:</w:t>
            </w:r>
          </w:p>
          <w:p w14:paraId="5A4CD9DF" w14:textId="77777777" w:rsidR="00A27033" w:rsidRDefault="00293C77">
            <w:pPr>
              <w:spacing w:after="0" w:line="240" w:lineRule="auto"/>
              <w:jc w:val="both"/>
              <w:rPr>
                <w:rFonts w:ascii="Times New Roman" w:eastAsia="Times New Roman" w:hAnsi="Times New Roman"/>
                <w:sz w:val="24"/>
                <w:szCs w:val="24"/>
                <w:lang w:eastAsia="ru-RU"/>
              </w:rPr>
            </w:pPr>
            <w:r>
              <w:rPr>
                <w:rFonts w:ascii="Times New Roman" w:eastAsia="Times New Roman" w:hAnsi="Times New Roman"/>
                <w:sz w:val="24"/>
                <w:szCs w:val="24"/>
                <w:lang w:eastAsia="ru-RU"/>
              </w:rPr>
              <w:t>-</w:t>
            </w:r>
            <w:r>
              <w:rPr>
                <w:rFonts w:ascii="Times New Roman" w:eastAsia="Times New Roman" w:hAnsi="Times New Roman"/>
                <w:sz w:val="24"/>
                <w:szCs w:val="24"/>
                <w:lang w:eastAsia="ru-RU"/>
              </w:rPr>
              <w:tab/>
            </w:r>
            <w:proofErr w:type="spellStart"/>
            <w:r>
              <w:rPr>
                <w:rFonts w:ascii="Times New Roman" w:eastAsia="Times New Roman" w:hAnsi="Times New Roman"/>
                <w:sz w:val="24"/>
                <w:szCs w:val="24"/>
                <w:lang w:eastAsia="ru-RU"/>
              </w:rPr>
              <w:t>Insat</w:t>
            </w:r>
            <w:proofErr w:type="spellEnd"/>
            <w:r>
              <w:rPr>
                <w:rFonts w:ascii="Times New Roman" w:eastAsia="Times New Roman" w:hAnsi="Times New Roman"/>
                <w:sz w:val="24"/>
                <w:szCs w:val="24"/>
                <w:lang w:eastAsia="ru-RU"/>
              </w:rPr>
              <w:t xml:space="preserve"> Master SCADA v.=3.6 и выше, установленная на </w:t>
            </w:r>
            <w:proofErr w:type="spellStart"/>
            <w:r>
              <w:rPr>
                <w:rFonts w:ascii="Times New Roman" w:eastAsia="Times New Roman" w:hAnsi="Times New Roman"/>
                <w:sz w:val="24"/>
                <w:szCs w:val="24"/>
                <w:lang w:eastAsia="ru-RU"/>
              </w:rPr>
              <w:t>Window</w:t>
            </w:r>
            <w:proofErr w:type="spellEnd"/>
            <w:r>
              <w:rPr>
                <w:rFonts w:ascii="Times New Roman" w:eastAsia="Times New Roman" w:hAnsi="Times New Roman"/>
                <w:sz w:val="24"/>
                <w:szCs w:val="24"/>
                <w:lang w:val="en-US" w:eastAsia="ru-RU"/>
              </w:rPr>
              <w:t>s</w:t>
            </w:r>
            <w:r>
              <w:rPr>
                <w:rFonts w:ascii="Times New Roman" w:eastAsia="Times New Roman" w:hAnsi="Times New Roman"/>
                <w:sz w:val="24"/>
                <w:szCs w:val="24"/>
                <w:lang w:eastAsia="ru-RU"/>
              </w:rPr>
              <w:t xml:space="preserve"> х86 - компьютере локальной сети.</w:t>
            </w:r>
          </w:p>
          <w:p w14:paraId="514F174D" w14:textId="77777777" w:rsidR="00A27033" w:rsidRDefault="00293C77">
            <w:pPr>
              <w:spacing w:after="0" w:line="240" w:lineRule="auto"/>
              <w:jc w:val="both"/>
              <w:rPr>
                <w:rFonts w:ascii="Times New Roman" w:eastAsia="Times New Roman" w:hAnsi="Times New Roman"/>
                <w:sz w:val="24"/>
                <w:szCs w:val="24"/>
                <w:lang w:eastAsia="ru-RU"/>
              </w:rPr>
            </w:pPr>
            <w:r>
              <w:rPr>
                <w:rFonts w:ascii="Times New Roman" w:eastAsia="Times New Roman" w:hAnsi="Times New Roman"/>
                <w:sz w:val="24"/>
                <w:szCs w:val="24"/>
                <w:lang w:eastAsia="ru-RU"/>
              </w:rPr>
              <w:t>-</w:t>
            </w:r>
            <w:r>
              <w:rPr>
                <w:rFonts w:ascii="Times New Roman" w:eastAsia="Times New Roman" w:hAnsi="Times New Roman"/>
                <w:sz w:val="24"/>
                <w:szCs w:val="24"/>
                <w:lang w:eastAsia="ru-RU"/>
              </w:rPr>
              <w:tab/>
              <w:t>Панель оператора, соединенной с контроллером по интерфейсу RS232, установленной н</w:t>
            </w:r>
            <w:r>
              <w:rPr>
                <w:rFonts w:ascii="Times New Roman" w:eastAsia="Times New Roman" w:hAnsi="Times New Roman"/>
                <w:sz w:val="24"/>
                <w:szCs w:val="24"/>
                <w:lang w:eastAsia="ru-RU"/>
              </w:rPr>
              <w:t>а дверце шкафа автоматики.</w:t>
            </w:r>
          </w:p>
          <w:p w14:paraId="623DD643" w14:textId="77777777" w:rsidR="00A27033" w:rsidRDefault="00293C77">
            <w:pPr>
              <w:spacing w:after="0" w:line="240" w:lineRule="auto"/>
              <w:jc w:val="both"/>
              <w:rPr>
                <w:rFonts w:ascii="Times New Roman" w:eastAsia="Times New Roman" w:hAnsi="Times New Roman"/>
                <w:sz w:val="24"/>
                <w:szCs w:val="24"/>
                <w:lang w:eastAsia="ru-RU"/>
              </w:rPr>
            </w:pPr>
            <w:r>
              <w:rPr>
                <w:rFonts w:ascii="Times New Roman" w:eastAsia="Times New Roman" w:hAnsi="Times New Roman"/>
                <w:sz w:val="24"/>
                <w:szCs w:val="24"/>
                <w:lang w:eastAsia="ru-RU"/>
              </w:rPr>
              <w:t>4.</w:t>
            </w:r>
            <w:r>
              <w:rPr>
                <w:rFonts w:ascii="Times New Roman" w:eastAsia="Times New Roman" w:hAnsi="Times New Roman"/>
                <w:sz w:val="24"/>
                <w:szCs w:val="24"/>
                <w:lang w:eastAsia="ru-RU"/>
              </w:rPr>
              <w:tab/>
              <w:t>Обеспечить стабилизацию входного питания автоматики по следующим параметрам:</w:t>
            </w:r>
          </w:p>
          <w:p w14:paraId="7951BAC1" w14:textId="77777777" w:rsidR="00A27033" w:rsidRDefault="00293C77">
            <w:pPr>
              <w:spacing w:after="0" w:line="240" w:lineRule="auto"/>
              <w:jc w:val="both"/>
              <w:rPr>
                <w:rFonts w:ascii="Times New Roman" w:eastAsia="Times New Roman" w:hAnsi="Times New Roman"/>
                <w:sz w:val="24"/>
                <w:szCs w:val="24"/>
                <w:lang w:eastAsia="ru-RU"/>
              </w:rPr>
            </w:pPr>
            <w:r>
              <w:rPr>
                <w:rFonts w:ascii="Times New Roman" w:eastAsia="Times New Roman" w:hAnsi="Times New Roman"/>
                <w:sz w:val="24"/>
                <w:szCs w:val="24"/>
                <w:lang w:eastAsia="ru-RU"/>
              </w:rPr>
              <w:t>-</w:t>
            </w:r>
            <w:r>
              <w:rPr>
                <w:rFonts w:ascii="Times New Roman" w:eastAsia="Times New Roman" w:hAnsi="Times New Roman"/>
                <w:sz w:val="24"/>
                <w:szCs w:val="24"/>
                <w:lang w:eastAsia="ru-RU"/>
              </w:rPr>
              <w:tab/>
              <w:t>колебания входного напряжения;</w:t>
            </w:r>
          </w:p>
          <w:p w14:paraId="4F7665F7" w14:textId="77777777" w:rsidR="00A27033" w:rsidRDefault="00293C77">
            <w:pPr>
              <w:spacing w:after="0" w:line="240" w:lineRule="auto"/>
              <w:jc w:val="both"/>
              <w:rPr>
                <w:rFonts w:ascii="Times New Roman" w:eastAsia="Times New Roman" w:hAnsi="Times New Roman"/>
                <w:sz w:val="24"/>
                <w:szCs w:val="24"/>
                <w:lang w:eastAsia="ru-RU"/>
              </w:rPr>
            </w:pPr>
            <w:r>
              <w:rPr>
                <w:rFonts w:ascii="Times New Roman" w:eastAsia="Times New Roman" w:hAnsi="Times New Roman"/>
                <w:sz w:val="24"/>
                <w:szCs w:val="24"/>
                <w:lang w:eastAsia="ru-RU"/>
              </w:rPr>
              <w:t>-</w:t>
            </w:r>
            <w:r>
              <w:rPr>
                <w:rFonts w:ascii="Times New Roman" w:eastAsia="Times New Roman" w:hAnsi="Times New Roman"/>
                <w:sz w:val="24"/>
                <w:szCs w:val="24"/>
                <w:lang w:eastAsia="ru-RU"/>
              </w:rPr>
              <w:tab/>
              <w:t>импульсные помехи;</w:t>
            </w:r>
          </w:p>
          <w:p w14:paraId="0C328548" w14:textId="77777777" w:rsidR="00A27033" w:rsidRDefault="00293C77">
            <w:pPr>
              <w:spacing w:after="0" w:line="240" w:lineRule="auto"/>
              <w:jc w:val="both"/>
              <w:rPr>
                <w:rFonts w:ascii="Times New Roman" w:eastAsia="Times New Roman" w:hAnsi="Times New Roman"/>
                <w:sz w:val="24"/>
                <w:szCs w:val="24"/>
                <w:lang w:eastAsia="ru-RU"/>
              </w:rPr>
            </w:pPr>
            <w:r>
              <w:rPr>
                <w:rFonts w:ascii="Times New Roman" w:eastAsia="Times New Roman" w:hAnsi="Times New Roman"/>
                <w:sz w:val="24"/>
                <w:szCs w:val="24"/>
                <w:lang w:eastAsia="ru-RU"/>
              </w:rPr>
              <w:t>-</w:t>
            </w:r>
            <w:r>
              <w:rPr>
                <w:rFonts w:ascii="Times New Roman" w:eastAsia="Times New Roman" w:hAnsi="Times New Roman"/>
                <w:sz w:val="24"/>
                <w:szCs w:val="24"/>
                <w:lang w:eastAsia="ru-RU"/>
              </w:rPr>
              <w:tab/>
              <w:t>пропадание гармоники тока.</w:t>
            </w:r>
          </w:p>
          <w:p w14:paraId="092FD8C0" w14:textId="77777777" w:rsidR="00A27033" w:rsidRDefault="00293C77">
            <w:pPr>
              <w:spacing w:after="0" w:line="240" w:lineRule="auto"/>
              <w:jc w:val="both"/>
              <w:rPr>
                <w:rFonts w:ascii="Times New Roman" w:eastAsia="Times New Roman" w:hAnsi="Times New Roman"/>
                <w:sz w:val="24"/>
                <w:szCs w:val="24"/>
                <w:lang w:eastAsia="ru-RU"/>
              </w:rPr>
            </w:pPr>
            <w:r>
              <w:rPr>
                <w:rFonts w:ascii="Times New Roman" w:eastAsia="Times New Roman" w:hAnsi="Times New Roman"/>
                <w:sz w:val="24"/>
                <w:szCs w:val="24"/>
                <w:lang w:eastAsia="ru-RU"/>
              </w:rPr>
              <w:t>5.</w:t>
            </w:r>
            <w:r>
              <w:rPr>
                <w:rFonts w:ascii="Times New Roman" w:eastAsia="Times New Roman" w:hAnsi="Times New Roman"/>
                <w:sz w:val="24"/>
                <w:szCs w:val="24"/>
                <w:lang w:eastAsia="ru-RU"/>
              </w:rPr>
              <w:tab/>
              <w:t>Использовать датчики с унифицированным токовым сигналом 4-20 мА</w:t>
            </w:r>
            <w:r>
              <w:rPr>
                <w:rFonts w:ascii="Times New Roman" w:eastAsia="Times New Roman" w:hAnsi="Times New Roman"/>
                <w:sz w:val="24"/>
                <w:szCs w:val="24"/>
                <w:lang w:eastAsia="ru-RU"/>
              </w:rPr>
              <w:t>.</w:t>
            </w:r>
          </w:p>
          <w:p w14:paraId="0B9AFD11" w14:textId="77777777" w:rsidR="00A27033" w:rsidRDefault="00293C77">
            <w:pPr>
              <w:spacing w:after="0" w:line="240" w:lineRule="auto"/>
              <w:jc w:val="both"/>
              <w:rPr>
                <w:rFonts w:ascii="Times New Roman" w:eastAsia="Times New Roman" w:hAnsi="Times New Roman"/>
                <w:b/>
                <w:sz w:val="24"/>
                <w:szCs w:val="24"/>
                <w:lang w:eastAsia="ru-RU"/>
              </w:rPr>
            </w:pPr>
            <w:r>
              <w:rPr>
                <w:rFonts w:ascii="Times New Roman" w:eastAsia="Times New Roman" w:hAnsi="Times New Roman"/>
                <w:b/>
                <w:sz w:val="24"/>
                <w:szCs w:val="24"/>
                <w:lang w:eastAsia="ru-RU"/>
              </w:rPr>
              <w:t>Автоматизация:</w:t>
            </w:r>
          </w:p>
          <w:p w14:paraId="53EB3B4F" w14:textId="77777777" w:rsidR="00A27033" w:rsidRDefault="00293C77">
            <w:pPr>
              <w:spacing w:after="0" w:line="240" w:lineRule="auto"/>
              <w:jc w:val="both"/>
              <w:rPr>
                <w:rFonts w:ascii="Times New Roman" w:eastAsia="Times New Roman" w:hAnsi="Times New Roman"/>
                <w:sz w:val="24"/>
                <w:szCs w:val="24"/>
                <w:lang w:eastAsia="ru-RU"/>
              </w:rPr>
            </w:pPr>
            <w:r>
              <w:rPr>
                <w:rFonts w:ascii="Times New Roman" w:eastAsia="Times New Roman" w:hAnsi="Times New Roman"/>
                <w:sz w:val="24"/>
                <w:szCs w:val="24"/>
                <w:lang w:eastAsia="ru-RU"/>
              </w:rPr>
              <w:t>1.</w:t>
            </w:r>
            <w:r>
              <w:rPr>
                <w:rFonts w:ascii="Times New Roman" w:eastAsia="Times New Roman" w:hAnsi="Times New Roman"/>
                <w:sz w:val="24"/>
                <w:szCs w:val="24"/>
                <w:lang w:eastAsia="ru-RU"/>
              </w:rPr>
              <w:tab/>
            </w:r>
            <w:r>
              <w:rPr>
                <w:rFonts w:ascii="Times New Roman" w:eastAsia="Times New Roman" w:hAnsi="Times New Roman"/>
                <w:sz w:val="24"/>
                <w:szCs w:val="24"/>
                <w:lang w:eastAsia="ru-RU"/>
              </w:rPr>
              <w:t xml:space="preserve">Системы регулирования температуры воды отопления, горячего водоснабжения и вентиляции выполнить на базе седельных запорно-регулирующих клапанов </w:t>
            </w:r>
            <w:r>
              <w:rPr>
                <w:rFonts w:ascii="Times New Roman" w:eastAsia="Times New Roman" w:hAnsi="Times New Roman"/>
                <w:iCs/>
                <w:sz w:val="24"/>
                <w:szCs w:val="24"/>
                <w:lang w:eastAsia="ru-RU"/>
              </w:rPr>
              <w:t>фирмы «</w:t>
            </w:r>
            <w:proofErr w:type="spellStart"/>
            <w:r>
              <w:rPr>
                <w:rFonts w:ascii="Times New Roman" w:eastAsia="Times New Roman" w:hAnsi="Times New Roman"/>
                <w:iCs/>
                <w:sz w:val="24"/>
                <w:szCs w:val="24"/>
                <w:lang w:eastAsia="ru-RU"/>
              </w:rPr>
              <w:t>Danfoss</w:t>
            </w:r>
            <w:proofErr w:type="spellEnd"/>
            <w:r>
              <w:rPr>
                <w:rFonts w:ascii="Times New Roman" w:eastAsia="Times New Roman" w:hAnsi="Times New Roman"/>
                <w:iCs/>
                <w:sz w:val="24"/>
                <w:szCs w:val="24"/>
                <w:lang w:eastAsia="ru-RU"/>
              </w:rPr>
              <w:t>»</w:t>
            </w:r>
            <w:ins w:id="3" w:author="Илья Провоторов" w:date="2026-02-17T14:00:00Z">
              <w:r>
                <w:rPr>
                  <w:rFonts w:ascii="Times New Roman" w:eastAsia="Times New Roman" w:hAnsi="Times New Roman"/>
                  <w:sz w:val="24"/>
                  <w:szCs w:val="24"/>
                  <w:lang w:eastAsia="ru-RU"/>
                </w:rPr>
                <w:t xml:space="preserve"> </w:t>
              </w:r>
            </w:ins>
            <w:r>
              <w:rPr>
                <w:rFonts w:ascii="Times New Roman" w:eastAsia="Times New Roman" w:hAnsi="Times New Roman"/>
                <w:sz w:val="24"/>
                <w:szCs w:val="24"/>
                <w:lang w:eastAsia="ru-RU"/>
              </w:rPr>
              <w:t>иди аналогичных?</w:t>
            </w:r>
          </w:p>
          <w:p w14:paraId="024F2024" w14:textId="77777777" w:rsidR="00A27033" w:rsidRDefault="00293C77">
            <w:pPr>
              <w:spacing w:after="0" w:line="240" w:lineRule="auto"/>
              <w:jc w:val="both"/>
              <w:rPr>
                <w:rFonts w:ascii="Times New Roman" w:eastAsia="Times New Roman" w:hAnsi="Times New Roman"/>
                <w:sz w:val="24"/>
                <w:szCs w:val="24"/>
                <w:lang w:eastAsia="ru-RU"/>
              </w:rPr>
            </w:pPr>
            <w:r>
              <w:rPr>
                <w:rFonts w:ascii="Times New Roman" w:eastAsia="Times New Roman" w:hAnsi="Times New Roman"/>
                <w:sz w:val="24"/>
                <w:szCs w:val="24"/>
                <w:lang w:eastAsia="ru-RU"/>
              </w:rPr>
              <w:t>2.</w:t>
            </w:r>
            <w:r>
              <w:rPr>
                <w:rFonts w:ascii="Times New Roman" w:eastAsia="Times New Roman" w:hAnsi="Times New Roman"/>
                <w:sz w:val="24"/>
                <w:szCs w:val="24"/>
                <w:lang w:eastAsia="ru-RU"/>
              </w:rPr>
              <w:tab/>
              <w:t>Режим работы каждого клапана и насоса:</w:t>
            </w:r>
          </w:p>
          <w:p w14:paraId="3090C1C5" w14:textId="77777777" w:rsidR="00A27033" w:rsidRDefault="00293C77">
            <w:pPr>
              <w:spacing w:after="0" w:line="240" w:lineRule="auto"/>
              <w:jc w:val="both"/>
              <w:rPr>
                <w:rFonts w:ascii="Times New Roman" w:eastAsia="Times New Roman" w:hAnsi="Times New Roman"/>
                <w:sz w:val="24"/>
                <w:szCs w:val="24"/>
                <w:lang w:eastAsia="ru-RU"/>
              </w:rPr>
            </w:pPr>
            <w:r>
              <w:rPr>
                <w:rFonts w:ascii="Times New Roman" w:eastAsia="Times New Roman" w:hAnsi="Times New Roman"/>
                <w:sz w:val="24"/>
                <w:szCs w:val="24"/>
                <w:lang w:eastAsia="ru-RU"/>
              </w:rPr>
              <w:t>-</w:t>
            </w:r>
            <w:r>
              <w:rPr>
                <w:rFonts w:ascii="Times New Roman" w:eastAsia="Times New Roman" w:hAnsi="Times New Roman"/>
                <w:sz w:val="24"/>
                <w:szCs w:val="24"/>
                <w:lang w:eastAsia="ru-RU"/>
              </w:rPr>
              <w:tab/>
              <w:t xml:space="preserve">«Дистанционный» - используется как </w:t>
            </w:r>
            <w:r>
              <w:rPr>
                <w:rFonts w:ascii="Times New Roman" w:eastAsia="Times New Roman" w:hAnsi="Times New Roman"/>
                <w:sz w:val="24"/>
                <w:szCs w:val="24"/>
                <w:lang w:eastAsia="ru-RU"/>
              </w:rPr>
              <w:t>наладочный, при помощи ключей дистанционного управления на панели управления и кнопок включения;</w:t>
            </w:r>
          </w:p>
          <w:p w14:paraId="3C66815B" w14:textId="77777777" w:rsidR="00A27033" w:rsidRDefault="00293C77">
            <w:pPr>
              <w:spacing w:after="0" w:line="240" w:lineRule="auto"/>
              <w:jc w:val="both"/>
              <w:rPr>
                <w:rFonts w:ascii="Times New Roman" w:eastAsia="Times New Roman" w:hAnsi="Times New Roman"/>
                <w:sz w:val="24"/>
                <w:szCs w:val="24"/>
                <w:lang w:eastAsia="ru-RU"/>
              </w:rPr>
            </w:pPr>
            <w:r>
              <w:rPr>
                <w:rFonts w:ascii="Times New Roman" w:eastAsia="Times New Roman" w:hAnsi="Times New Roman"/>
                <w:sz w:val="24"/>
                <w:szCs w:val="24"/>
                <w:lang w:eastAsia="ru-RU"/>
              </w:rPr>
              <w:t>-</w:t>
            </w:r>
            <w:r>
              <w:rPr>
                <w:rFonts w:ascii="Times New Roman" w:eastAsia="Times New Roman" w:hAnsi="Times New Roman"/>
                <w:sz w:val="24"/>
                <w:szCs w:val="24"/>
                <w:lang w:eastAsia="ru-RU"/>
              </w:rPr>
              <w:tab/>
              <w:t>«Автоматический» - управление от контроллера;</w:t>
            </w:r>
          </w:p>
          <w:p w14:paraId="437D41EC" w14:textId="77777777" w:rsidR="00A27033" w:rsidRDefault="00293C77">
            <w:pPr>
              <w:spacing w:after="0" w:line="240" w:lineRule="auto"/>
              <w:jc w:val="both"/>
              <w:rPr>
                <w:rFonts w:ascii="Times New Roman" w:eastAsia="Times New Roman" w:hAnsi="Times New Roman"/>
                <w:sz w:val="24"/>
                <w:szCs w:val="24"/>
                <w:lang w:eastAsia="ru-RU"/>
              </w:rPr>
            </w:pPr>
            <w:r>
              <w:rPr>
                <w:rFonts w:ascii="Times New Roman" w:eastAsia="Times New Roman" w:hAnsi="Times New Roman"/>
                <w:sz w:val="24"/>
                <w:szCs w:val="24"/>
                <w:lang w:eastAsia="ru-RU"/>
              </w:rPr>
              <w:t>3.</w:t>
            </w:r>
            <w:r>
              <w:rPr>
                <w:rFonts w:ascii="Times New Roman" w:eastAsia="Times New Roman" w:hAnsi="Times New Roman"/>
                <w:sz w:val="24"/>
                <w:szCs w:val="24"/>
                <w:lang w:eastAsia="ru-RU"/>
              </w:rPr>
              <w:tab/>
              <w:t>В автоматическом режиме контролер управляет:</w:t>
            </w:r>
          </w:p>
          <w:p w14:paraId="3756C79D" w14:textId="77777777" w:rsidR="00A27033" w:rsidRDefault="00293C77">
            <w:pPr>
              <w:spacing w:after="0" w:line="240" w:lineRule="auto"/>
              <w:jc w:val="both"/>
              <w:rPr>
                <w:rFonts w:ascii="Times New Roman" w:eastAsia="Times New Roman" w:hAnsi="Times New Roman"/>
                <w:sz w:val="24"/>
                <w:szCs w:val="24"/>
                <w:lang w:eastAsia="ru-RU"/>
              </w:rPr>
            </w:pPr>
            <w:r>
              <w:rPr>
                <w:rFonts w:ascii="Times New Roman" w:eastAsia="Times New Roman" w:hAnsi="Times New Roman"/>
                <w:sz w:val="24"/>
                <w:szCs w:val="24"/>
                <w:lang w:eastAsia="ru-RU"/>
              </w:rPr>
              <w:t>-</w:t>
            </w:r>
            <w:r>
              <w:rPr>
                <w:rFonts w:ascii="Times New Roman" w:eastAsia="Times New Roman" w:hAnsi="Times New Roman"/>
                <w:sz w:val="24"/>
                <w:szCs w:val="24"/>
                <w:lang w:eastAsia="ru-RU"/>
              </w:rPr>
              <w:tab/>
              <w:t>клапаном регулирования температуры воды отопительного контура</w:t>
            </w:r>
            <w:r>
              <w:rPr>
                <w:rFonts w:ascii="Times New Roman" w:eastAsia="Times New Roman" w:hAnsi="Times New Roman"/>
                <w:sz w:val="24"/>
                <w:szCs w:val="24"/>
                <w:lang w:eastAsia="ru-RU"/>
              </w:rPr>
              <w:t xml:space="preserve"> в зависимости от температуры наружного воздуха и отопительного графика;</w:t>
            </w:r>
          </w:p>
          <w:p w14:paraId="17349373" w14:textId="77777777" w:rsidR="00A27033" w:rsidRDefault="00293C77">
            <w:pPr>
              <w:spacing w:after="0" w:line="240" w:lineRule="auto"/>
              <w:jc w:val="both"/>
              <w:rPr>
                <w:rFonts w:ascii="Times New Roman" w:eastAsia="Times New Roman" w:hAnsi="Times New Roman"/>
                <w:sz w:val="24"/>
                <w:szCs w:val="24"/>
                <w:lang w:eastAsia="ru-RU"/>
              </w:rPr>
            </w:pPr>
            <w:r>
              <w:rPr>
                <w:rFonts w:ascii="Times New Roman" w:eastAsia="Times New Roman" w:hAnsi="Times New Roman"/>
                <w:sz w:val="24"/>
                <w:szCs w:val="24"/>
                <w:lang w:eastAsia="ru-RU"/>
              </w:rPr>
              <w:lastRenderedPageBreak/>
              <w:t>-</w:t>
            </w:r>
            <w:r>
              <w:rPr>
                <w:rFonts w:ascii="Times New Roman" w:eastAsia="Times New Roman" w:hAnsi="Times New Roman"/>
                <w:sz w:val="24"/>
                <w:szCs w:val="24"/>
                <w:lang w:eastAsia="ru-RU"/>
              </w:rPr>
              <w:tab/>
            </w:r>
            <w:r>
              <w:rPr>
                <w:rFonts w:ascii="Times New Roman" w:eastAsia="Times New Roman" w:hAnsi="Times New Roman"/>
                <w:sz w:val="24"/>
                <w:szCs w:val="24"/>
                <w:lang w:eastAsia="ru-RU"/>
              </w:rPr>
              <w:t>клапаном регулирования температуры воды системы горячего водоснабжения в зависимости от заданной уставки сезонного графика;</w:t>
            </w:r>
          </w:p>
          <w:p w14:paraId="57096C35" w14:textId="77777777" w:rsidR="00A27033" w:rsidRDefault="00293C77">
            <w:pPr>
              <w:spacing w:after="0" w:line="240" w:lineRule="auto"/>
              <w:jc w:val="both"/>
              <w:rPr>
                <w:rFonts w:ascii="Times New Roman" w:eastAsia="Times New Roman" w:hAnsi="Times New Roman"/>
                <w:sz w:val="24"/>
                <w:szCs w:val="24"/>
                <w:lang w:eastAsia="ru-RU"/>
              </w:rPr>
            </w:pPr>
            <w:r>
              <w:rPr>
                <w:rFonts w:ascii="Times New Roman" w:eastAsia="Times New Roman" w:hAnsi="Times New Roman"/>
                <w:sz w:val="24"/>
                <w:szCs w:val="24"/>
                <w:lang w:eastAsia="ru-RU"/>
              </w:rPr>
              <w:t>-</w:t>
            </w:r>
            <w:r>
              <w:rPr>
                <w:rFonts w:ascii="Times New Roman" w:eastAsia="Times New Roman" w:hAnsi="Times New Roman"/>
                <w:sz w:val="24"/>
                <w:szCs w:val="24"/>
                <w:lang w:eastAsia="ru-RU"/>
              </w:rPr>
              <w:tab/>
              <w:t>клапаном регулирования температуры воды системы вентиляции в зависимости от температуры наружного воздуха и отопительного графика;</w:t>
            </w:r>
          </w:p>
          <w:p w14:paraId="1F890765" w14:textId="77777777" w:rsidR="00A27033" w:rsidRDefault="00293C77">
            <w:pPr>
              <w:spacing w:after="0" w:line="240" w:lineRule="auto"/>
              <w:jc w:val="both"/>
              <w:rPr>
                <w:rFonts w:ascii="Times New Roman" w:eastAsia="Times New Roman" w:hAnsi="Times New Roman"/>
                <w:sz w:val="24"/>
                <w:szCs w:val="24"/>
                <w:lang w:eastAsia="ru-RU"/>
              </w:rPr>
            </w:pPr>
            <w:r>
              <w:rPr>
                <w:rFonts w:ascii="Times New Roman" w:eastAsia="Times New Roman" w:hAnsi="Times New Roman"/>
                <w:sz w:val="24"/>
                <w:szCs w:val="24"/>
                <w:lang w:eastAsia="ru-RU"/>
              </w:rPr>
              <w:t>-  регулированием расхода подпитки отопления и вентиляции по сигналу аналогового датчика;</w:t>
            </w:r>
          </w:p>
          <w:p w14:paraId="66ED74DF" w14:textId="77777777" w:rsidR="00A27033" w:rsidRDefault="00293C77">
            <w:pPr>
              <w:spacing w:after="0" w:line="240" w:lineRule="auto"/>
              <w:jc w:val="both"/>
              <w:rPr>
                <w:rFonts w:ascii="Times New Roman" w:eastAsia="Times New Roman" w:hAnsi="Times New Roman"/>
                <w:sz w:val="24"/>
                <w:szCs w:val="24"/>
                <w:lang w:eastAsia="ru-RU"/>
              </w:rPr>
            </w:pPr>
            <w:r>
              <w:rPr>
                <w:rFonts w:ascii="Times New Roman" w:eastAsia="Times New Roman" w:hAnsi="Times New Roman"/>
                <w:sz w:val="24"/>
                <w:szCs w:val="24"/>
                <w:lang w:eastAsia="ru-RU"/>
              </w:rPr>
              <w:t>- ЧП насосов.</w:t>
            </w:r>
          </w:p>
          <w:p w14:paraId="3EA97E48" w14:textId="77777777" w:rsidR="00A27033" w:rsidRDefault="00293C77">
            <w:pPr>
              <w:spacing w:after="0" w:line="240" w:lineRule="auto"/>
              <w:jc w:val="both"/>
              <w:rPr>
                <w:rFonts w:ascii="Times New Roman" w:eastAsia="Times New Roman" w:hAnsi="Times New Roman"/>
                <w:b/>
                <w:sz w:val="24"/>
                <w:szCs w:val="24"/>
                <w:lang w:eastAsia="ru-RU"/>
              </w:rPr>
            </w:pPr>
            <w:r>
              <w:rPr>
                <w:rFonts w:ascii="Times New Roman" w:eastAsia="Times New Roman" w:hAnsi="Times New Roman"/>
                <w:b/>
                <w:sz w:val="24"/>
                <w:szCs w:val="24"/>
                <w:lang w:eastAsia="ru-RU"/>
              </w:rPr>
              <w:t>Диспетчеризация:</w:t>
            </w:r>
          </w:p>
          <w:p w14:paraId="075E5FE2" w14:textId="77777777" w:rsidR="00A27033" w:rsidRDefault="00293C77">
            <w:pPr>
              <w:spacing w:after="0" w:line="240" w:lineRule="auto"/>
              <w:jc w:val="both"/>
              <w:rPr>
                <w:rFonts w:ascii="Times New Roman" w:eastAsia="Times New Roman" w:hAnsi="Times New Roman"/>
                <w:sz w:val="24"/>
                <w:szCs w:val="24"/>
                <w:lang w:eastAsia="ru-RU"/>
              </w:rPr>
            </w:pPr>
            <w:r>
              <w:rPr>
                <w:rFonts w:ascii="Times New Roman" w:eastAsia="Times New Roman" w:hAnsi="Times New Roman"/>
                <w:sz w:val="24"/>
                <w:szCs w:val="24"/>
                <w:lang w:eastAsia="ru-RU"/>
              </w:rPr>
              <w:t>1.</w:t>
            </w:r>
            <w:r>
              <w:rPr>
                <w:rFonts w:ascii="Times New Roman" w:eastAsia="Times New Roman" w:hAnsi="Times New Roman"/>
                <w:sz w:val="24"/>
                <w:szCs w:val="24"/>
                <w:lang w:eastAsia="ru-RU"/>
              </w:rPr>
              <w:tab/>
              <w:t>Параметры необходимые на мнемосхеме:</w:t>
            </w:r>
          </w:p>
          <w:p w14:paraId="4A911EC4" w14:textId="77777777" w:rsidR="00A27033" w:rsidRDefault="00293C77">
            <w:pPr>
              <w:spacing w:after="0" w:line="240" w:lineRule="auto"/>
              <w:jc w:val="both"/>
              <w:rPr>
                <w:rFonts w:ascii="Times New Roman" w:eastAsia="Times New Roman" w:hAnsi="Times New Roman"/>
                <w:sz w:val="24"/>
                <w:szCs w:val="24"/>
                <w:lang w:eastAsia="ru-RU"/>
              </w:rPr>
            </w:pPr>
            <w:r>
              <w:rPr>
                <w:rFonts w:ascii="Times New Roman" w:eastAsia="Times New Roman" w:hAnsi="Times New Roman"/>
                <w:sz w:val="24"/>
                <w:szCs w:val="24"/>
                <w:lang w:eastAsia="ru-RU"/>
              </w:rPr>
              <w:t>Состояние работы насосов по отоплению, вентиляции, подпитке и ГВС (в работе, резерве, от сети,</w:t>
            </w:r>
            <w:r>
              <w:rPr>
                <w:rFonts w:ascii="Times New Roman" w:eastAsia="Times New Roman" w:hAnsi="Times New Roman"/>
                <w:sz w:val="24"/>
                <w:szCs w:val="24"/>
                <w:lang w:eastAsia="ru-RU"/>
              </w:rPr>
              <w:t xml:space="preserve"> от УПП (ЧП), ручном или автоматическом режиме работы по состоянию избирательных ключей);</w:t>
            </w:r>
          </w:p>
          <w:p w14:paraId="3C5631DA" w14:textId="77777777" w:rsidR="00A27033" w:rsidRDefault="00293C77">
            <w:pPr>
              <w:spacing w:after="0" w:line="240" w:lineRule="auto"/>
              <w:jc w:val="both"/>
              <w:rPr>
                <w:rFonts w:ascii="Times New Roman" w:eastAsia="Times New Roman" w:hAnsi="Times New Roman"/>
                <w:sz w:val="24"/>
                <w:szCs w:val="24"/>
                <w:lang w:eastAsia="ru-RU"/>
              </w:rPr>
            </w:pPr>
            <w:r>
              <w:rPr>
                <w:rFonts w:ascii="Times New Roman" w:eastAsia="Times New Roman" w:hAnsi="Times New Roman"/>
                <w:sz w:val="24"/>
                <w:szCs w:val="24"/>
                <w:lang w:eastAsia="ru-RU"/>
              </w:rPr>
              <w:t>-состояние датчиков перепада давления по насосам отопления, подпитки, ГВС, вентиляции;</w:t>
            </w:r>
          </w:p>
          <w:p w14:paraId="51C33A35" w14:textId="77777777" w:rsidR="00A27033" w:rsidRDefault="00293C77">
            <w:pPr>
              <w:spacing w:after="0" w:line="240" w:lineRule="auto"/>
              <w:jc w:val="both"/>
              <w:rPr>
                <w:rFonts w:ascii="Times New Roman" w:eastAsia="Times New Roman" w:hAnsi="Times New Roman"/>
                <w:sz w:val="24"/>
                <w:szCs w:val="24"/>
                <w:lang w:eastAsia="ru-RU"/>
              </w:rPr>
            </w:pPr>
            <w:r>
              <w:rPr>
                <w:rFonts w:ascii="Times New Roman" w:eastAsia="Times New Roman" w:hAnsi="Times New Roman"/>
                <w:sz w:val="24"/>
                <w:szCs w:val="24"/>
                <w:lang w:eastAsia="ru-RU"/>
              </w:rPr>
              <w:t>-</w:t>
            </w:r>
            <w:r>
              <w:rPr>
                <w:rFonts w:ascii="Times New Roman" w:eastAsia="Times New Roman" w:hAnsi="Times New Roman"/>
                <w:sz w:val="24"/>
                <w:szCs w:val="24"/>
                <w:lang w:eastAsia="ru-RU"/>
              </w:rPr>
              <w:tab/>
              <w:t>состояние вводов;</w:t>
            </w:r>
          </w:p>
          <w:p w14:paraId="499CDE11" w14:textId="77777777" w:rsidR="00A27033" w:rsidRDefault="00293C77">
            <w:pPr>
              <w:spacing w:after="0" w:line="240" w:lineRule="auto"/>
              <w:jc w:val="both"/>
              <w:rPr>
                <w:rFonts w:ascii="Times New Roman" w:eastAsia="Times New Roman" w:hAnsi="Times New Roman"/>
                <w:sz w:val="24"/>
                <w:szCs w:val="24"/>
                <w:lang w:eastAsia="ru-RU"/>
              </w:rPr>
            </w:pPr>
            <w:r>
              <w:rPr>
                <w:rFonts w:ascii="Times New Roman" w:eastAsia="Times New Roman" w:hAnsi="Times New Roman"/>
                <w:sz w:val="24"/>
                <w:szCs w:val="24"/>
                <w:lang w:eastAsia="ru-RU"/>
              </w:rPr>
              <w:t>-</w:t>
            </w:r>
            <w:r>
              <w:rPr>
                <w:rFonts w:ascii="Times New Roman" w:eastAsia="Times New Roman" w:hAnsi="Times New Roman"/>
                <w:sz w:val="24"/>
                <w:szCs w:val="24"/>
                <w:lang w:eastAsia="ru-RU"/>
              </w:rPr>
              <w:tab/>
              <w:t xml:space="preserve">установка UPS (БП) - источника для передачи данных после </w:t>
            </w:r>
            <w:r>
              <w:rPr>
                <w:rFonts w:ascii="Times New Roman" w:eastAsia="Times New Roman" w:hAnsi="Times New Roman"/>
                <w:sz w:val="24"/>
                <w:szCs w:val="24"/>
                <w:lang w:eastAsia="ru-RU"/>
              </w:rPr>
              <w:t>пропадания питания:</w:t>
            </w:r>
          </w:p>
          <w:p w14:paraId="220011B6" w14:textId="77777777" w:rsidR="00A27033" w:rsidRDefault="00293C77">
            <w:pPr>
              <w:spacing w:after="0" w:line="240" w:lineRule="auto"/>
              <w:jc w:val="both"/>
              <w:rPr>
                <w:rFonts w:ascii="Times New Roman" w:eastAsia="Times New Roman" w:hAnsi="Times New Roman"/>
                <w:sz w:val="24"/>
                <w:szCs w:val="24"/>
                <w:lang w:eastAsia="ru-RU"/>
              </w:rPr>
            </w:pPr>
            <w:r>
              <w:rPr>
                <w:rFonts w:ascii="Times New Roman" w:eastAsia="Times New Roman" w:hAnsi="Times New Roman"/>
                <w:sz w:val="24"/>
                <w:szCs w:val="24"/>
                <w:lang w:eastAsia="ru-RU"/>
              </w:rPr>
              <w:t>-</w:t>
            </w:r>
            <w:r>
              <w:rPr>
                <w:rFonts w:ascii="Times New Roman" w:eastAsia="Times New Roman" w:hAnsi="Times New Roman"/>
                <w:sz w:val="24"/>
                <w:szCs w:val="24"/>
                <w:lang w:eastAsia="ru-RU"/>
              </w:rPr>
              <w:tab/>
              <w:t>показания датчиков температуры и давления;</w:t>
            </w:r>
          </w:p>
          <w:p w14:paraId="77B43D4B" w14:textId="77777777" w:rsidR="00A27033" w:rsidRDefault="00293C77">
            <w:pPr>
              <w:spacing w:after="0" w:line="240" w:lineRule="auto"/>
              <w:jc w:val="both"/>
              <w:rPr>
                <w:rFonts w:ascii="Times New Roman" w:eastAsia="Times New Roman" w:hAnsi="Times New Roman"/>
                <w:sz w:val="24"/>
                <w:szCs w:val="24"/>
                <w:lang w:eastAsia="ru-RU"/>
              </w:rPr>
            </w:pPr>
            <w:r>
              <w:rPr>
                <w:rFonts w:ascii="Times New Roman" w:eastAsia="Times New Roman" w:hAnsi="Times New Roman"/>
                <w:sz w:val="24"/>
                <w:szCs w:val="24"/>
                <w:lang w:eastAsia="ru-RU"/>
              </w:rPr>
              <w:t>-</w:t>
            </w:r>
            <w:r>
              <w:rPr>
                <w:rFonts w:ascii="Times New Roman" w:eastAsia="Times New Roman" w:hAnsi="Times New Roman"/>
                <w:sz w:val="24"/>
                <w:szCs w:val="24"/>
                <w:lang w:eastAsia="ru-RU"/>
              </w:rPr>
              <w:tab/>
              <w:t>аварийные сообщения со звуковым сигналом;</w:t>
            </w:r>
          </w:p>
          <w:p w14:paraId="58A05FB4" w14:textId="77777777" w:rsidR="00A27033" w:rsidRDefault="00293C77">
            <w:pPr>
              <w:spacing w:after="0" w:line="240" w:lineRule="auto"/>
              <w:jc w:val="both"/>
              <w:rPr>
                <w:rFonts w:ascii="Times New Roman" w:eastAsia="Times New Roman" w:hAnsi="Times New Roman"/>
                <w:sz w:val="24"/>
                <w:szCs w:val="24"/>
                <w:lang w:eastAsia="ru-RU"/>
              </w:rPr>
            </w:pPr>
            <w:r>
              <w:rPr>
                <w:rFonts w:ascii="Times New Roman" w:eastAsia="Times New Roman" w:hAnsi="Times New Roman"/>
                <w:sz w:val="24"/>
                <w:szCs w:val="24"/>
                <w:lang w:eastAsia="ru-RU"/>
              </w:rPr>
              <w:t>-</w:t>
            </w:r>
            <w:r>
              <w:rPr>
                <w:rFonts w:ascii="Times New Roman" w:eastAsia="Times New Roman" w:hAnsi="Times New Roman"/>
                <w:sz w:val="24"/>
                <w:szCs w:val="24"/>
                <w:lang w:eastAsia="ru-RU"/>
              </w:rPr>
              <w:tab/>
              <w:t>все состояния работы ИТП выполнить в соответствующей расцветке (красный - авария, зеленый - в работе, серый - стоит);</w:t>
            </w:r>
          </w:p>
          <w:p w14:paraId="1B84672A" w14:textId="77777777" w:rsidR="00A27033" w:rsidRDefault="00293C77">
            <w:pPr>
              <w:spacing w:after="0" w:line="240" w:lineRule="auto"/>
              <w:jc w:val="both"/>
              <w:rPr>
                <w:rFonts w:ascii="Times New Roman" w:eastAsia="Times New Roman" w:hAnsi="Times New Roman"/>
                <w:sz w:val="24"/>
                <w:szCs w:val="24"/>
                <w:lang w:eastAsia="ru-RU"/>
              </w:rPr>
            </w:pPr>
            <w:r>
              <w:rPr>
                <w:rFonts w:ascii="Times New Roman" w:eastAsia="Times New Roman" w:hAnsi="Times New Roman"/>
                <w:sz w:val="24"/>
                <w:szCs w:val="24"/>
                <w:lang w:eastAsia="ru-RU"/>
              </w:rPr>
              <w:t>3.</w:t>
            </w:r>
            <w:r>
              <w:rPr>
                <w:rFonts w:ascii="Times New Roman" w:eastAsia="Times New Roman" w:hAnsi="Times New Roman"/>
                <w:sz w:val="24"/>
                <w:szCs w:val="24"/>
                <w:lang w:eastAsia="ru-RU"/>
              </w:rPr>
              <w:tab/>
              <w:t>Аналоговые параметры:</w:t>
            </w:r>
          </w:p>
          <w:p w14:paraId="417689E1" w14:textId="77777777" w:rsidR="00A27033" w:rsidRDefault="00293C77">
            <w:pPr>
              <w:spacing w:after="0" w:line="240" w:lineRule="auto"/>
              <w:jc w:val="both"/>
              <w:rPr>
                <w:rFonts w:ascii="Times New Roman" w:eastAsia="Times New Roman" w:hAnsi="Times New Roman"/>
                <w:sz w:val="24"/>
                <w:szCs w:val="24"/>
                <w:lang w:eastAsia="ru-RU"/>
              </w:rPr>
            </w:pPr>
            <w:r>
              <w:rPr>
                <w:rFonts w:ascii="Times New Roman" w:eastAsia="Times New Roman" w:hAnsi="Times New Roman"/>
                <w:sz w:val="24"/>
                <w:szCs w:val="24"/>
                <w:lang w:eastAsia="ru-RU"/>
              </w:rPr>
              <w:t>-</w:t>
            </w:r>
            <w:r>
              <w:rPr>
                <w:rFonts w:ascii="Times New Roman" w:eastAsia="Times New Roman" w:hAnsi="Times New Roman"/>
                <w:sz w:val="24"/>
                <w:szCs w:val="24"/>
                <w:lang w:eastAsia="ru-RU"/>
              </w:rPr>
              <w:tab/>
            </w:r>
            <w:r>
              <w:rPr>
                <w:rFonts w:ascii="Times New Roman" w:eastAsia="Times New Roman" w:hAnsi="Times New Roman"/>
                <w:sz w:val="24"/>
                <w:szCs w:val="24"/>
                <w:lang w:eastAsia="ru-RU"/>
              </w:rPr>
              <w:t>давление воды прямая и обратная от источника;</w:t>
            </w:r>
          </w:p>
          <w:p w14:paraId="7B944B7C" w14:textId="77777777" w:rsidR="00A27033" w:rsidRDefault="00293C77">
            <w:pPr>
              <w:spacing w:after="0" w:line="240" w:lineRule="auto"/>
              <w:jc w:val="both"/>
              <w:rPr>
                <w:rFonts w:ascii="Times New Roman" w:eastAsia="Times New Roman" w:hAnsi="Times New Roman"/>
                <w:sz w:val="24"/>
                <w:szCs w:val="24"/>
                <w:lang w:eastAsia="ru-RU"/>
              </w:rPr>
            </w:pPr>
            <w:r>
              <w:rPr>
                <w:rFonts w:ascii="Times New Roman" w:eastAsia="Times New Roman" w:hAnsi="Times New Roman"/>
                <w:sz w:val="24"/>
                <w:szCs w:val="24"/>
                <w:lang w:eastAsia="ru-RU"/>
              </w:rPr>
              <w:t>-</w:t>
            </w:r>
            <w:r>
              <w:rPr>
                <w:rFonts w:ascii="Times New Roman" w:eastAsia="Times New Roman" w:hAnsi="Times New Roman"/>
                <w:sz w:val="24"/>
                <w:szCs w:val="24"/>
                <w:lang w:eastAsia="ru-RU"/>
              </w:rPr>
              <w:tab/>
              <w:t>температура воды прямая и обратная от источника;</w:t>
            </w:r>
          </w:p>
          <w:p w14:paraId="0320D095" w14:textId="77777777" w:rsidR="00A27033" w:rsidRDefault="00293C77">
            <w:pPr>
              <w:spacing w:after="0" w:line="240" w:lineRule="auto"/>
              <w:jc w:val="both"/>
              <w:rPr>
                <w:rFonts w:ascii="Times New Roman" w:eastAsia="Times New Roman" w:hAnsi="Times New Roman"/>
                <w:sz w:val="24"/>
                <w:szCs w:val="24"/>
                <w:lang w:eastAsia="ru-RU"/>
              </w:rPr>
            </w:pPr>
            <w:r>
              <w:rPr>
                <w:rFonts w:ascii="Times New Roman" w:eastAsia="Times New Roman" w:hAnsi="Times New Roman"/>
                <w:sz w:val="24"/>
                <w:szCs w:val="24"/>
                <w:lang w:eastAsia="ru-RU"/>
              </w:rPr>
              <w:t>-</w:t>
            </w:r>
            <w:r>
              <w:rPr>
                <w:rFonts w:ascii="Times New Roman" w:eastAsia="Times New Roman" w:hAnsi="Times New Roman"/>
                <w:sz w:val="24"/>
                <w:szCs w:val="24"/>
                <w:lang w:eastAsia="ru-RU"/>
              </w:rPr>
              <w:tab/>
              <w:t>давление отопления, вентиляции и ГВС прямая;</w:t>
            </w:r>
          </w:p>
          <w:p w14:paraId="1CEE9369" w14:textId="77777777" w:rsidR="00A27033" w:rsidRDefault="00293C77">
            <w:pPr>
              <w:spacing w:after="0" w:line="240" w:lineRule="auto"/>
              <w:jc w:val="both"/>
              <w:rPr>
                <w:rFonts w:ascii="Times New Roman" w:eastAsia="Times New Roman" w:hAnsi="Times New Roman"/>
                <w:sz w:val="24"/>
                <w:szCs w:val="24"/>
                <w:lang w:eastAsia="ru-RU"/>
              </w:rPr>
            </w:pPr>
            <w:r>
              <w:rPr>
                <w:rFonts w:ascii="Times New Roman" w:eastAsia="Times New Roman" w:hAnsi="Times New Roman"/>
                <w:sz w:val="24"/>
                <w:szCs w:val="24"/>
                <w:lang w:eastAsia="ru-RU"/>
              </w:rPr>
              <w:t>-</w:t>
            </w:r>
            <w:r>
              <w:rPr>
                <w:rFonts w:ascii="Times New Roman" w:eastAsia="Times New Roman" w:hAnsi="Times New Roman"/>
                <w:sz w:val="24"/>
                <w:szCs w:val="24"/>
                <w:lang w:eastAsia="ru-RU"/>
              </w:rPr>
              <w:tab/>
              <w:t>температура отопления, вентиляции и ГВС прямая;</w:t>
            </w:r>
          </w:p>
          <w:p w14:paraId="0799EE3B" w14:textId="77777777" w:rsidR="00A27033" w:rsidRDefault="00293C77">
            <w:pPr>
              <w:spacing w:after="0" w:line="240" w:lineRule="auto"/>
              <w:jc w:val="both"/>
              <w:rPr>
                <w:rFonts w:ascii="Times New Roman" w:eastAsia="Times New Roman" w:hAnsi="Times New Roman"/>
                <w:sz w:val="24"/>
                <w:szCs w:val="24"/>
                <w:lang w:eastAsia="ru-RU"/>
              </w:rPr>
            </w:pPr>
            <w:r>
              <w:rPr>
                <w:rFonts w:ascii="Times New Roman" w:eastAsia="Times New Roman" w:hAnsi="Times New Roman"/>
                <w:sz w:val="24"/>
                <w:szCs w:val="24"/>
                <w:lang w:eastAsia="ru-RU"/>
              </w:rPr>
              <w:t>-</w:t>
            </w:r>
            <w:r>
              <w:rPr>
                <w:rFonts w:ascii="Times New Roman" w:eastAsia="Times New Roman" w:hAnsi="Times New Roman"/>
                <w:sz w:val="24"/>
                <w:szCs w:val="24"/>
                <w:lang w:eastAsia="ru-RU"/>
              </w:rPr>
              <w:tab/>
              <w:t>давление отопления, вентиляции и ГВС обратная;</w:t>
            </w:r>
          </w:p>
          <w:p w14:paraId="3754F1B3" w14:textId="77777777" w:rsidR="00A27033" w:rsidRDefault="00293C77">
            <w:pPr>
              <w:spacing w:after="0" w:line="240" w:lineRule="auto"/>
              <w:jc w:val="both"/>
              <w:rPr>
                <w:rFonts w:ascii="Times New Roman" w:eastAsia="Times New Roman" w:hAnsi="Times New Roman"/>
                <w:sz w:val="24"/>
                <w:szCs w:val="24"/>
                <w:lang w:eastAsia="ru-RU"/>
              </w:rPr>
            </w:pPr>
            <w:r>
              <w:rPr>
                <w:rFonts w:ascii="Times New Roman" w:eastAsia="Times New Roman" w:hAnsi="Times New Roman"/>
                <w:sz w:val="24"/>
                <w:szCs w:val="24"/>
                <w:lang w:eastAsia="ru-RU"/>
              </w:rPr>
              <w:t>-</w:t>
            </w:r>
            <w:r>
              <w:rPr>
                <w:rFonts w:ascii="Times New Roman" w:eastAsia="Times New Roman" w:hAnsi="Times New Roman"/>
                <w:sz w:val="24"/>
                <w:szCs w:val="24"/>
                <w:lang w:eastAsia="ru-RU"/>
              </w:rPr>
              <w:tab/>
              <w:t>температура</w:t>
            </w:r>
            <w:r>
              <w:rPr>
                <w:rFonts w:ascii="Times New Roman" w:eastAsia="Times New Roman" w:hAnsi="Times New Roman"/>
                <w:sz w:val="24"/>
                <w:szCs w:val="24"/>
                <w:lang w:eastAsia="ru-RU"/>
              </w:rPr>
              <w:t xml:space="preserve"> отопления, вентиляции и ГВС обратная;</w:t>
            </w:r>
          </w:p>
          <w:p w14:paraId="50C93692" w14:textId="77777777" w:rsidR="00A27033" w:rsidRDefault="00293C77">
            <w:pPr>
              <w:spacing w:after="0" w:line="240" w:lineRule="auto"/>
              <w:jc w:val="both"/>
              <w:rPr>
                <w:rFonts w:ascii="Times New Roman" w:eastAsia="Times New Roman" w:hAnsi="Times New Roman"/>
                <w:sz w:val="24"/>
                <w:szCs w:val="24"/>
                <w:lang w:eastAsia="ru-RU"/>
              </w:rPr>
            </w:pPr>
            <w:r>
              <w:rPr>
                <w:rFonts w:ascii="Times New Roman" w:eastAsia="Times New Roman" w:hAnsi="Times New Roman"/>
                <w:sz w:val="24"/>
                <w:szCs w:val="24"/>
                <w:lang w:eastAsia="ru-RU"/>
              </w:rPr>
              <w:t>-</w:t>
            </w:r>
            <w:r>
              <w:rPr>
                <w:rFonts w:ascii="Times New Roman" w:eastAsia="Times New Roman" w:hAnsi="Times New Roman"/>
                <w:sz w:val="24"/>
                <w:szCs w:val="24"/>
                <w:lang w:eastAsia="ru-RU"/>
              </w:rPr>
              <w:tab/>
              <w:t>давление сетевой воды после ПТО отопления, вентиляции и ГВС;</w:t>
            </w:r>
          </w:p>
          <w:p w14:paraId="523F5103" w14:textId="77777777" w:rsidR="00A27033" w:rsidRDefault="00293C77">
            <w:pPr>
              <w:spacing w:after="0" w:line="240" w:lineRule="auto"/>
              <w:jc w:val="both"/>
              <w:rPr>
                <w:rFonts w:ascii="Times New Roman" w:eastAsia="Times New Roman" w:hAnsi="Times New Roman"/>
                <w:sz w:val="24"/>
                <w:szCs w:val="24"/>
                <w:lang w:eastAsia="ru-RU"/>
              </w:rPr>
            </w:pPr>
            <w:r>
              <w:rPr>
                <w:rFonts w:ascii="Times New Roman" w:eastAsia="Times New Roman" w:hAnsi="Times New Roman"/>
                <w:sz w:val="24"/>
                <w:szCs w:val="24"/>
                <w:lang w:eastAsia="ru-RU"/>
              </w:rPr>
              <w:t>-</w:t>
            </w:r>
            <w:r>
              <w:rPr>
                <w:rFonts w:ascii="Times New Roman" w:eastAsia="Times New Roman" w:hAnsi="Times New Roman"/>
                <w:sz w:val="24"/>
                <w:szCs w:val="24"/>
                <w:lang w:eastAsia="ru-RU"/>
              </w:rPr>
              <w:tab/>
              <w:t>температура сетевой воды после ПТО отопления, вентиляции и ГВС;</w:t>
            </w:r>
          </w:p>
          <w:p w14:paraId="6213AEFD" w14:textId="77777777" w:rsidR="00A27033" w:rsidRDefault="00293C77">
            <w:pPr>
              <w:spacing w:after="0" w:line="240" w:lineRule="auto"/>
              <w:jc w:val="both"/>
              <w:rPr>
                <w:rFonts w:ascii="Times New Roman" w:eastAsia="Times New Roman" w:hAnsi="Times New Roman"/>
                <w:sz w:val="24"/>
                <w:szCs w:val="24"/>
                <w:lang w:eastAsia="ru-RU"/>
              </w:rPr>
            </w:pPr>
            <w:r>
              <w:rPr>
                <w:rFonts w:ascii="Times New Roman" w:eastAsia="Times New Roman" w:hAnsi="Times New Roman"/>
                <w:sz w:val="24"/>
                <w:szCs w:val="24"/>
                <w:lang w:eastAsia="ru-RU"/>
              </w:rPr>
              <w:t>-</w:t>
            </w:r>
            <w:r>
              <w:rPr>
                <w:rFonts w:ascii="Times New Roman" w:eastAsia="Times New Roman" w:hAnsi="Times New Roman"/>
                <w:sz w:val="24"/>
                <w:szCs w:val="24"/>
                <w:lang w:eastAsia="ru-RU"/>
              </w:rPr>
              <w:tab/>
              <w:t>давление ХВС на нужды ГВС;</w:t>
            </w:r>
          </w:p>
          <w:p w14:paraId="282D0404" w14:textId="77777777" w:rsidR="00A27033" w:rsidRDefault="00293C77">
            <w:pPr>
              <w:spacing w:after="0" w:line="240" w:lineRule="auto"/>
              <w:jc w:val="both"/>
              <w:rPr>
                <w:rFonts w:ascii="Times New Roman" w:eastAsia="Times New Roman" w:hAnsi="Times New Roman"/>
                <w:sz w:val="24"/>
                <w:szCs w:val="24"/>
                <w:lang w:eastAsia="ru-RU"/>
              </w:rPr>
            </w:pPr>
            <w:r>
              <w:rPr>
                <w:rFonts w:ascii="Times New Roman" w:eastAsia="Times New Roman" w:hAnsi="Times New Roman"/>
                <w:sz w:val="24"/>
                <w:szCs w:val="24"/>
                <w:lang w:eastAsia="ru-RU"/>
              </w:rPr>
              <w:t>-</w:t>
            </w:r>
            <w:r>
              <w:rPr>
                <w:rFonts w:ascii="Times New Roman" w:eastAsia="Times New Roman" w:hAnsi="Times New Roman"/>
                <w:sz w:val="24"/>
                <w:szCs w:val="24"/>
                <w:lang w:eastAsia="ru-RU"/>
              </w:rPr>
              <w:tab/>
            </w:r>
            <w:r>
              <w:rPr>
                <w:rFonts w:ascii="Times New Roman" w:eastAsia="Times New Roman" w:hAnsi="Times New Roman"/>
                <w:sz w:val="24"/>
                <w:szCs w:val="24"/>
                <w:lang w:eastAsia="ru-RU"/>
              </w:rPr>
              <w:t>температура наружного воздуха;</w:t>
            </w:r>
          </w:p>
          <w:p w14:paraId="61FFDAB4" w14:textId="77777777" w:rsidR="00A27033" w:rsidRDefault="00293C77">
            <w:pPr>
              <w:spacing w:after="0" w:line="240" w:lineRule="auto"/>
              <w:jc w:val="both"/>
              <w:rPr>
                <w:rFonts w:ascii="Times New Roman" w:eastAsia="Times New Roman" w:hAnsi="Times New Roman"/>
                <w:sz w:val="24"/>
                <w:szCs w:val="24"/>
                <w:lang w:eastAsia="ru-RU"/>
              </w:rPr>
            </w:pPr>
            <w:r>
              <w:rPr>
                <w:rFonts w:ascii="Times New Roman" w:eastAsia="Times New Roman" w:hAnsi="Times New Roman"/>
                <w:sz w:val="24"/>
                <w:szCs w:val="24"/>
                <w:lang w:eastAsia="ru-RU"/>
              </w:rPr>
              <w:t>-</w:t>
            </w:r>
            <w:r>
              <w:rPr>
                <w:rFonts w:ascii="Times New Roman" w:eastAsia="Times New Roman" w:hAnsi="Times New Roman"/>
                <w:sz w:val="24"/>
                <w:szCs w:val="24"/>
                <w:lang w:eastAsia="ru-RU"/>
              </w:rPr>
              <w:tab/>
              <w:t>параметры узла учета тепловой энергии;</w:t>
            </w:r>
          </w:p>
          <w:p w14:paraId="2F760FA5" w14:textId="77777777" w:rsidR="00A27033" w:rsidRDefault="00293C77">
            <w:pPr>
              <w:spacing w:after="0" w:line="240" w:lineRule="auto"/>
              <w:jc w:val="both"/>
              <w:rPr>
                <w:rFonts w:ascii="Times New Roman" w:eastAsia="Times New Roman" w:hAnsi="Times New Roman"/>
                <w:sz w:val="24"/>
                <w:szCs w:val="24"/>
                <w:lang w:eastAsia="ru-RU"/>
              </w:rPr>
            </w:pPr>
            <w:r>
              <w:rPr>
                <w:rFonts w:ascii="Times New Roman" w:eastAsia="Times New Roman" w:hAnsi="Times New Roman"/>
                <w:sz w:val="24"/>
                <w:szCs w:val="24"/>
                <w:lang w:eastAsia="ru-RU"/>
              </w:rPr>
              <w:t>4.</w:t>
            </w:r>
            <w:r>
              <w:rPr>
                <w:rFonts w:ascii="Times New Roman" w:eastAsia="Times New Roman" w:hAnsi="Times New Roman"/>
                <w:sz w:val="24"/>
                <w:szCs w:val="24"/>
                <w:lang w:eastAsia="ru-RU"/>
              </w:rPr>
              <w:tab/>
              <w:t xml:space="preserve">Обеспечить возможность смены уставок и управления насосами и системами отопления, вентиляции, ГВС и </w:t>
            </w:r>
            <w:proofErr w:type="spellStart"/>
            <w:r>
              <w:rPr>
                <w:rFonts w:ascii="Times New Roman" w:eastAsia="Times New Roman" w:hAnsi="Times New Roman"/>
                <w:sz w:val="24"/>
                <w:szCs w:val="24"/>
                <w:lang w:eastAsia="ru-RU"/>
              </w:rPr>
              <w:t>подкитки</w:t>
            </w:r>
            <w:proofErr w:type="spellEnd"/>
            <w:r>
              <w:rPr>
                <w:rFonts w:ascii="Times New Roman" w:eastAsia="Times New Roman" w:hAnsi="Times New Roman"/>
                <w:sz w:val="24"/>
                <w:szCs w:val="24"/>
                <w:lang w:eastAsia="ru-RU"/>
              </w:rPr>
              <w:t xml:space="preserve"> с рабочего места оператора (вывод управленческих сигналов на пульт диспе</w:t>
            </w:r>
            <w:r>
              <w:rPr>
                <w:rFonts w:ascii="Times New Roman" w:eastAsia="Times New Roman" w:hAnsi="Times New Roman"/>
                <w:sz w:val="24"/>
                <w:szCs w:val="24"/>
                <w:lang w:eastAsia="ru-RU"/>
              </w:rPr>
              <w:t>тчерской Ангарного комплекса ФГБУ «СЛО «Россия»);</w:t>
            </w:r>
          </w:p>
          <w:p w14:paraId="5F430821" w14:textId="77777777" w:rsidR="00A27033" w:rsidRDefault="00293C77">
            <w:pPr>
              <w:spacing w:after="0" w:line="240" w:lineRule="auto"/>
              <w:jc w:val="both"/>
              <w:rPr>
                <w:rFonts w:ascii="Times New Roman" w:eastAsia="Times New Roman" w:hAnsi="Times New Roman"/>
                <w:sz w:val="24"/>
                <w:szCs w:val="24"/>
                <w:lang w:eastAsia="ru-RU"/>
              </w:rPr>
            </w:pPr>
            <w:r>
              <w:rPr>
                <w:rFonts w:ascii="Times New Roman" w:eastAsia="Times New Roman" w:hAnsi="Times New Roman"/>
                <w:sz w:val="24"/>
                <w:szCs w:val="24"/>
                <w:lang w:eastAsia="ru-RU"/>
              </w:rPr>
              <w:t>5.</w:t>
            </w:r>
            <w:r>
              <w:rPr>
                <w:rFonts w:ascii="Times New Roman" w:eastAsia="Times New Roman" w:hAnsi="Times New Roman"/>
                <w:sz w:val="24"/>
                <w:szCs w:val="24"/>
                <w:lang w:eastAsia="ru-RU"/>
              </w:rPr>
              <w:tab/>
              <w:t>Аварийные сигналы при:</w:t>
            </w:r>
          </w:p>
          <w:p w14:paraId="299BB600" w14:textId="77777777" w:rsidR="00A27033" w:rsidRDefault="00293C77">
            <w:pPr>
              <w:spacing w:after="0" w:line="240" w:lineRule="auto"/>
              <w:jc w:val="both"/>
              <w:rPr>
                <w:rFonts w:ascii="Times New Roman" w:eastAsia="Times New Roman" w:hAnsi="Times New Roman"/>
                <w:sz w:val="24"/>
                <w:szCs w:val="24"/>
                <w:lang w:eastAsia="ru-RU"/>
              </w:rPr>
            </w:pPr>
            <w:r>
              <w:rPr>
                <w:rFonts w:ascii="Times New Roman" w:eastAsia="Times New Roman" w:hAnsi="Times New Roman"/>
                <w:sz w:val="24"/>
                <w:szCs w:val="24"/>
                <w:lang w:eastAsia="ru-RU"/>
              </w:rPr>
              <w:t>-</w:t>
            </w:r>
            <w:r>
              <w:rPr>
                <w:rFonts w:ascii="Times New Roman" w:eastAsia="Times New Roman" w:hAnsi="Times New Roman"/>
                <w:sz w:val="24"/>
                <w:szCs w:val="24"/>
                <w:lang w:eastAsia="ru-RU"/>
              </w:rPr>
              <w:tab/>
              <w:t>аварии любого насоса из всех групп;</w:t>
            </w:r>
          </w:p>
          <w:p w14:paraId="55A1F9F0" w14:textId="77777777" w:rsidR="00A27033" w:rsidRDefault="00293C77">
            <w:pPr>
              <w:spacing w:after="0" w:line="240" w:lineRule="auto"/>
              <w:jc w:val="both"/>
              <w:rPr>
                <w:rFonts w:ascii="Times New Roman" w:eastAsia="Times New Roman" w:hAnsi="Times New Roman"/>
                <w:sz w:val="24"/>
                <w:szCs w:val="24"/>
                <w:lang w:eastAsia="ru-RU"/>
              </w:rPr>
            </w:pPr>
            <w:r>
              <w:rPr>
                <w:rFonts w:ascii="Times New Roman" w:eastAsia="Times New Roman" w:hAnsi="Times New Roman"/>
                <w:sz w:val="24"/>
                <w:szCs w:val="24"/>
                <w:lang w:eastAsia="ru-RU"/>
              </w:rPr>
              <w:t>-</w:t>
            </w:r>
            <w:r>
              <w:rPr>
                <w:rFonts w:ascii="Times New Roman" w:eastAsia="Times New Roman" w:hAnsi="Times New Roman"/>
                <w:sz w:val="24"/>
                <w:szCs w:val="24"/>
                <w:lang w:eastAsia="ru-RU"/>
              </w:rPr>
              <w:tab/>
              <w:t>аварийное состояние вводов (электроснабжения);</w:t>
            </w:r>
          </w:p>
          <w:p w14:paraId="41FE4128" w14:textId="77777777" w:rsidR="00A27033" w:rsidRDefault="00293C77">
            <w:pPr>
              <w:spacing w:after="0" w:line="240" w:lineRule="auto"/>
              <w:jc w:val="both"/>
              <w:rPr>
                <w:rFonts w:ascii="Times New Roman" w:eastAsia="Times New Roman" w:hAnsi="Times New Roman"/>
                <w:sz w:val="24"/>
                <w:szCs w:val="24"/>
                <w:lang w:eastAsia="ru-RU"/>
              </w:rPr>
            </w:pPr>
            <w:r>
              <w:rPr>
                <w:rFonts w:ascii="Times New Roman" w:eastAsia="Times New Roman" w:hAnsi="Times New Roman"/>
                <w:sz w:val="24"/>
                <w:szCs w:val="24"/>
                <w:lang w:eastAsia="ru-RU"/>
              </w:rPr>
              <w:t>-</w:t>
            </w:r>
            <w:r>
              <w:rPr>
                <w:rFonts w:ascii="Times New Roman" w:eastAsia="Times New Roman" w:hAnsi="Times New Roman"/>
                <w:sz w:val="24"/>
                <w:szCs w:val="24"/>
                <w:lang w:eastAsia="ru-RU"/>
              </w:rPr>
              <w:tab/>
            </w:r>
            <w:r>
              <w:rPr>
                <w:rFonts w:ascii="Times New Roman" w:eastAsia="Times New Roman" w:hAnsi="Times New Roman"/>
                <w:sz w:val="24"/>
                <w:szCs w:val="24"/>
                <w:lang w:eastAsia="ru-RU"/>
              </w:rPr>
              <w:t>авария систем регулирования отопления, вентиляции и ГВС;</w:t>
            </w:r>
          </w:p>
          <w:p w14:paraId="5216749F" w14:textId="77777777" w:rsidR="00A27033" w:rsidRDefault="00293C77">
            <w:pPr>
              <w:spacing w:after="0" w:line="240" w:lineRule="auto"/>
              <w:jc w:val="both"/>
              <w:rPr>
                <w:rFonts w:ascii="Times New Roman" w:eastAsia="Times New Roman" w:hAnsi="Times New Roman"/>
                <w:sz w:val="24"/>
                <w:szCs w:val="24"/>
                <w:lang w:eastAsia="ru-RU"/>
              </w:rPr>
            </w:pPr>
            <w:r>
              <w:rPr>
                <w:rFonts w:ascii="Times New Roman" w:eastAsia="Times New Roman" w:hAnsi="Times New Roman"/>
                <w:sz w:val="24"/>
                <w:szCs w:val="24"/>
                <w:lang w:eastAsia="ru-RU"/>
              </w:rPr>
              <w:t>-</w:t>
            </w:r>
            <w:r>
              <w:rPr>
                <w:rFonts w:ascii="Times New Roman" w:eastAsia="Times New Roman" w:hAnsi="Times New Roman"/>
                <w:sz w:val="24"/>
                <w:szCs w:val="24"/>
                <w:lang w:eastAsia="ru-RU"/>
              </w:rPr>
              <w:tab/>
              <w:t>переключение насосов и регуляторов из автоматического в ручной режим;</w:t>
            </w:r>
          </w:p>
          <w:p w14:paraId="4284D07A" w14:textId="77777777" w:rsidR="00A27033" w:rsidRDefault="00293C77">
            <w:pPr>
              <w:spacing w:after="0" w:line="240" w:lineRule="auto"/>
              <w:jc w:val="both"/>
              <w:rPr>
                <w:rFonts w:ascii="Times New Roman" w:eastAsia="Times New Roman" w:hAnsi="Times New Roman"/>
                <w:sz w:val="24"/>
                <w:szCs w:val="24"/>
                <w:lang w:eastAsia="ru-RU"/>
              </w:rPr>
            </w:pPr>
            <w:r>
              <w:rPr>
                <w:rFonts w:ascii="Times New Roman" w:eastAsia="Times New Roman" w:hAnsi="Times New Roman"/>
                <w:sz w:val="24"/>
                <w:szCs w:val="24"/>
                <w:lang w:eastAsia="ru-RU"/>
              </w:rPr>
              <w:t>-</w:t>
            </w:r>
            <w:r>
              <w:rPr>
                <w:rFonts w:ascii="Times New Roman" w:eastAsia="Times New Roman" w:hAnsi="Times New Roman"/>
                <w:sz w:val="24"/>
                <w:szCs w:val="24"/>
                <w:lang w:eastAsia="ru-RU"/>
              </w:rPr>
              <w:tab/>
              <w:t>пропадание питания на ИТП;</w:t>
            </w:r>
          </w:p>
          <w:p w14:paraId="7C3EB48E" w14:textId="77777777" w:rsidR="00A27033" w:rsidRDefault="00293C77">
            <w:pPr>
              <w:spacing w:after="0" w:line="240" w:lineRule="auto"/>
              <w:jc w:val="both"/>
              <w:rPr>
                <w:rFonts w:ascii="Times New Roman" w:eastAsia="Times New Roman" w:hAnsi="Times New Roman"/>
                <w:sz w:val="24"/>
                <w:szCs w:val="24"/>
                <w:lang w:eastAsia="ru-RU"/>
              </w:rPr>
            </w:pPr>
            <w:r>
              <w:rPr>
                <w:rFonts w:ascii="Times New Roman" w:eastAsia="Times New Roman" w:hAnsi="Times New Roman"/>
                <w:sz w:val="24"/>
                <w:szCs w:val="24"/>
                <w:lang w:eastAsia="ru-RU"/>
              </w:rPr>
              <w:t>-</w:t>
            </w:r>
            <w:r>
              <w:rPr>
                <w:rFonts w:ascii="Times New Roman" w:eastAsia="Times New Roman" w:hAnsi="Times New Roman"/>
                <w:sz w:val="24"/>
                <w:szCs w:val="24"/>
                <w:lang w:eastAsia="ru-RU"/>
              </w:rPr>
              <w:tab/>
              <w:t>авария блока бесперебойного питания ИТП;</w:t>
            </w:r>
          </w:p>
          <w:p w14:paraId="0CA19C6E" w14:textId="77777777" w:rsidR="00A27033" w:rsidRDefault="00293C77">
            <w:pPr>
              <w:spacing w:after="0" w:line="240" w:lineRule="auto"/>
              <w:jc w:val="both"/>
              <w:rPr>
                <w:rFonts w:ascii="Times New Roman" w:eastAsia="Times New Roman" w:hAnsi="Times New Roman"/>
                <w:sz w:val="24"/>
                <w:szCs w:val="24"/>
                <w:lang w:eastAsia="ru-RU"/>
              </w:rPr>
            </w:pPr>
            <w:r>
              <w:rPr>
                <w:rFonts w:ascii="Times New Roman" w:eastAsia="Times New Roman" w:hAnsi="Times New Roman"/>
                <w:sz w:val="24"/>
                <w:szCs w:val="24"/>
                <w:lang w:eastAsia="ru-RU"/>
              </w:rPr>
              <w:t>-          затопление помещения ИТП;</w:t>
            </w:r>
          </w:p>
          <w:p w14:paraId="2EFAF0B8" w14:textId="77777777" w:rsidR="00A27033" w:rsidRDefault="00293C77">
            <w:pPr>
              <w:spacing w:after="0" w:line="240" w:lineRule="auto"/>
              <w:jc w:val="both"/>
              <w:rPr>
                <w:rFonts w:ascii="Times New Roman" w:eastAsia="Times New Roman" w:hAnsi="Times New Roman"/>
                <w:sz w:val="24"/>
                <w:szCs w:val="24"/>
                <w:lang w:eastAsia="ru-RU"/>
              </w:rPr>
            </w:pPr>
            <w:r>
              <w:rPr>
                <w:rFonts w:ascii="Times New Roman" w:eastAsia="Times New Roman" w:hAnsi="Times New Roman"/>
                <w:sz w:val="24"/>
                <w:szCs w:val="24"/>
                <w:lang w:eastAsia="ru-RU"/>
              </w:rPr>
              <w:t>Система диспетчери</w:t>
            </w:r>
            <w:r>
              <w:rPr>
                <w:rFonts w:ascii="Times New Roman" w:eastAsia="Times New Roman" w:hAnsi="Times New Roman"/>
                <w:sz w:val="24"/>
                <w:szCs w:val="24"/>
                <w:lang w:eastAsia="ru-RU"/>
              </w:rPr>
              <w:t>зации должна формировать отчет (по часам, по суткам, декадный отчет, по месяцам) по потреблению тепловой энергии, расходу воды, давлению и температуре в каждом контуре и хранить его установленное время.</w:t>
            </w:r>
          </w:p>
          <w:p w14:paraId="6BF184A1" w14:textId="77777777" w:rsidR="00A27033" w:rsidRDefault="00293C77">
            <w:pPr>
              <w:spacing w:after="0" w:line="240" w:lineRule="auto"/>
              <w:jc w:val="both"/>
              <w:rPr>
                <w:rFonts w:ascii="Times New Roman" w:eastAsia="Times New Roman" w:hAnsi="Times New Roman"/>
                <w:sz w:val="24"/>
                <w:szCs w:val="24"/>
                <w:lang w:eastAsia="ru-RU"/>
              </w:rPr>
            </w:pPr>
            <w:r>
              <w:rPr>
                <w:rFonts w:ascii="Times New Roman" w:eastAsia="Times New Roman" w:hAnsi="Times New Roman"/>
                <w:sz w:val="24"/>
                <w:szCs w:val="24"/>
                <w:lang w:eastAsia="ru-RU"/>
              </w:rPr>
              <w:lastRenderedPageBreak/>
              <w:t>7.</w:t>
            </w:r>
            <w:r>
              <w:rPr>
                <w:rFonts w:ascii="Times New Roman" w:eastAsia="Times New Roman" w:hAnsi="Times New Roman"/>
                <w:sz w:val="24"/>
                <w:szCs w:val="24"/>
                <w:lang w:eastAsia="ru-RU"/>
              </w:rPr>
              <w:tab/>
              <w:t>Комплекс средств автоматизации, измерений и диспет</w:t>
            </w:r>
            <w:r>
              <w:rPr>
                <w:rFonts w:ascii="Times New Roman" w:eastAsia="Times New Roman" w:hAnsi="Times New Roman"/>
                <w:sz w:val="24"/>
                <w:szCs w:val="24"/>
                <w:lang w:eastAsia="ru-RU"/>
              </w:rPr>
              <w:t>черизации должен производить архивирование всех параметров ИТП.</w:t>
            </w:r>
          </w:p>
          <w:p w14:paraId="2B7A00C3" w14:textId="77777777" w:rsidR="00A27033" w:rsidRDefault="00293C77">
            <w:pPr>
              <w:spacing w:after="0" w:line="240" w:lineRule="auto"/>
              <w:jc w:val="both"/>
              <w:rPr>
                <w:rFonts w:ascii="Times New Roman" w:eastAsia="Times New Roman" w:hAnsi="Times New Roman"/>
                <w:sz w:val="24"/>
                <w:szCs w:val="24"/>
                <w:lang w:eastAsia="ru-RU"/>
              </w:rPr>
            </w:pPr>
            <w:r>
              <w:rPr>
                <w:rFonts w:ascii="Times New Roman" w:eastAsia="Times New Roman" w:hAnsi="Times New Roman"/>
                <w:sz w:val="24"/>
                <w:szCs w:val="24"/>
                <w:lang w:eastAsia="ru-RU"/>
              </w:rPr>
              <w:t>8.</w:t>
            </w:r>
            <w:r>
              <w:rPr>
                <w:rFonts w:ascii="Times New Roman" w:eastAsia="Times New Roman" w:hAnsi="Times New Roman"/>
                <w:sz w:val="24"/>
                <w:szCs w:val="24"/>
                <w:lang w:eastAsia="ru-RU"/>
              </w:rPr>
              <w:tab/>
              <w:t xml:space="preserve">Показания с УУТЭ и подпитки ИТП отобразить </w:t>
            </w:r>
            <w:proofErr w:type="spellStart"/>
            <w:r>
              <w:rPr>
                <w:rFonts w:ascii="Times New Roman" w:eastAsia="Times New Roman" w:hAnsi="Times New Roman"/>
                <w:sz w:val="24"/>
                <w:szCs w:val="24"/>
                <w:lang w:eastAsia="ru-RU"/>
              </w:rPr>
              <w:t>программно</w:t>
            </w:r>
            <w:proofErr w:type="spellEnd"/>
            <w:r>
              <w:rPr>
                <w:rFonts w:ascii="Times New Roman" w:eastAsia="Times New Roman" w:hAnsi="Times New Roman"/>
                <w:sz w:val="24"/>
                <w:szCs w:val="24"/>
                <w:lang w:eastAsia="ru-RU"/>
              </w:rPr>
              <w:t xml:space="preserve"> через контроллер;</w:t>
            </w:r>
          </w:p>
          <w:p w14:paraId="027BFE74" w14:textId="77777777" w:rsidR="00A27033" w:rsidRDefault="00293C77">
            <w:pPr>
              <w:spacing w:after="0" w:line="240" w:lineRule="auto"/>
              <w:jc w:val="both"/>
              <w:rPr>
                <w:rFonts w:ascii="Times New Roman" w:eastAsia="Times New Roman" w:hAnsi="Times New Roman"/>
                <w:sz w:val="24"/>
                <w:szCs w:val="24"/>
                <w:lang w:eastAsia="ru-RU"/>
              </w:rPr>
            </w:pPr>
            <w:r>
              <w:rPr>
                <w:rFonts w:ascii="Times New Roman" w:eastAsia="Times New Roman" w:hAnsi="Times New Roman"/>
                <w:sz w:val="24"/>
                <w:szCs w:val="24"/>
                <w:lang w:eastAsia="ru-RU"/>
              </w:rPr>
              <w:t>9.</w:t>
            </w:r>
            <w:r>
              <w:rPr>
                <w:rFonts w:ascii="Times New Roman" w:eastAsia="Times New Roman" w:hAnsi="Times New Roman"/>
                <w:sz w:val="24"/>
                <w:szCs w:val="24"/>
                <w:lang w:eastAsia="ru-RU"/>
              </w:rPr>
              <w:tab/>
              <w:t>Передача данных в диспетчерскую выполнить по локальной сети;</w:t>
            </w:r>
          </w:p>
          <w:p w14:paraId="69DD51CC" w14:textId="77777777" w:rsidR="00A27033" w:rsidRDefault="00293C77">
            <w:pPr>
              <w:spacing w:after="0" w:line="240" w:lineRule="auto"/>
              <w:jc w:val="both"/>
              <w:rPr>
                <w:rFonts w:ascii="Times New Roman" w:eastAsia="Times New Roman" w:hAnsi="Times New Roman"/>
                <w:sz w:val="24"/>
                <w:szCs w:val="24"/>
                <w:lang w:eastAsia="ru-RU"/>
              </w:rPr>
            </w:pPr>
            <w:r>
              <w:rPr>
                <w:rFonts w:ascii="Times New Roman" w:eastAsia="Times New Roman" w:hAnsi="Times New Roman"/>
                <w:sz w:val="24"/>
                <w:szCs w:val="24"/>
                <w:lang w:eastAsia="ru-RU"/>
              </w:rPr>
              <w:t>Все данные о работе и действия оператора должны занос</w:t>
            </w:r>
            <w:r>
              <w:rPr>
                <w:rFonts w:ascii="Times New Roman" w:eastAsia="Times New Roman" w:hAnsi="Times New Roman"/>
                <w:sz w:val="24"/>
                <w:szCs w:val="24"/>
                <w:lang w:eastAsia="ru-RU"/>
              </w:rPr>
              <w:t>иться в оперативный журнал с возможностью просмотра;</w:t>
            </w:r>
          </w:p>
          <w:p w14:paraId="6A97FF03" w14:textId="77777777" w:rsidR="00A27033" w:rsidRDefault="00293C77">
            <w:pPr>
              <w:spacing w:after="0" w:line="240" w:lineRule="auto"/>
              <w:jc w:val="both"/>
              <w:rPr>
                <w:rFonts w:ascii="Times New Roman" w:eastAsia="Times New Roman" w:hAnsi="Times New Roman"/>
                <w:sz w:val="24"/>
                <w:szCs w:val="24"/>
                <w:lang w:eastAsia="ru-RU"/>
              </w:rPr>
            </w:pPr>
            <w:r>
              <w:rPr>
                <w:rFonts w:ascii="Times New Roman" w:eastAsia="Times New Roman" w:hAnsi="Times New Roman"/>
                <w:sz w:val="24"/>
                <w:szCs w:val="24"/>
                <w:lang w:eastAsia="ru-RU"/>
              </w:rPr>
              <w:t>11.</w:t>
            </w:r>
            <w:r>
              <w:rPr>
                <w:rFonts w:ascii="Times New Roman" w:eastAsia="Times New Roman" w:hAnsi="Times New Roman"/>
                <w:sz w:val="24"/>
                <w:szCs w:val="24"/>
                <w:lang w:eastAsia="ru-RU"/>
              </w:rPr>
              <w:tab/>
              <w:t>Периодичность передачи данных:</w:t>
            </w:r>
          </w:p>
          <w:p w14:paraId="641F0941" w14:textId="77777777" w:rsidR="00A27033" w:rsidRDefault="00293C77">
            <w:pPr>
              <w:spacing w:after="0" w:line="240" w:lineRule="auto"/>
              <w:jc w:val="both"/>
              <w:rPr>
                <w:rFonts w:ascii="Times New Roman" w:eastAsia="Times New Roman" w:hAnsi="Times New Roman"/>
                <w:sz w:val="24"/>
                <w:szCs w:val="24"/>
                <w:lang w:eastAsia="ru-RU"/>
              </w:rPr>
            </w:pPr>
            <w:r>
              <w:rPr>
                <w:rFonts w:ascii="Times New Roman" w:eastAsia="Times New Roman" w:hAnsi="Times New Roman"/>
                <w:sz w:val="24"/>
                <w:szCs w:val="24"/>
                <w:lang w:eastAsia="ru-RU"/>
              </w:rPr>
              <w:t>-</w:t>
            </w:r>
            <w:r>
              <w:rPr>
                <w:rFonts w:ascii="Times New Roman" w:eastAsia="Times New Roman" w:hAnsi="Times New Roman"/>
                <w:sz w:val="24"/>
                <w:szCs w:val="24"/>
                <w:lang w:eastAsia="ru-RU"/>
              </w:rPr>
              <w:tab/>
              <w:t>по запросу оператора;</w:t>
            </w:r>
          </w:p>
          <w:p w14:paraId="15B2E36C" w14:textId="77777777" w:rsidR="00A27033" w:rsidRDefault="00293C77">
            <w:pPr>
              <w:spacing w:after="0" w:line="240" w:lineRule="auto"/>
              <w:jc w:val="both"/>
              <w:rPr>
                <w:rFonts w:ascii="Times New Roman" w:eastAsia="Times New Roman" w:hAnsi="Times New Roman"/>
                <w:sz w:val="24"/>
                <w:szCs w:val="24"/>
                <w:lang w:eastAsia="ru-RU"/>
              </w:rPr>
            </w:pPr>
            <w:r>
              <w:rPr>
                <w:rFonts w:ascii="Times New Roman" w:eastAsia="Times New Roman" w:hAnsi="Times New Roman"/>
                <w:sz w:val="24"/>
                <w:szCs w:val="24"/>
                <w:lang w:eastAsia="ru-RU"/>
              </w:rPr>
              <w:t>-</w:t>
            </w:r>
            <w:r>
              <w:rPr>
                <w:rFonts w:ascii="Times New Roman" w:eastAsia="Times New Roman" w:hAnsi="Times New Roman"/>
                <w:sz w:val="24"/>
                <w:szCs w:val="24"/>
                <w:lang w:eastAsia="ru-RU"/>
              </w:rPr>
              <w:tab/>
              <w:t>при аварийных ситуациях;</w:t>
            </w:r>
          </w:p>
          <w:p w14:paraId="0ACB73CA" w14:textId="77777777" w:rsidR="00A27033" w:rsidRDefault="00293C77">
            <w:pPr>
              <w:spacing w:after="0" w:line="240" w:lineRule="auto"/>
              <w:jc w:val="both"/>
              <w:rPr>
                <w:rFonts w:ascii="Times New Roman" w:eastAsia="Times New Roman" w:hAnsi="Times New Roman"/>
                <w:sz w:val="24"/>
                <w:szCs w:val="24"/>
                <w:lang w:eastAsia="ru-RU"/>
              </w:rPr>
            </w:pPr>
            <w:r>
              <w:rPr>
                <w:rFonts w:ascii="Times New Roman" w:eastAsia="Times New Roman" w:hAnsi="Times New Roman"/>
                <w:sz w:val="24"/>
                <w:szCs w:val="24"/>
                <w:lang w:eastAsia="ru-RU"/>
              </w:rPr>
              <w:t>-</w:t>
            </w:r>
            <w:r>
              <w:rPr>
                <w:rFonts w:ascii="Times New Roman" w:eastAsia="Times New Roman" w:hAnsi="Times New Roman"/>
                <w:sz w:val="24"/>
                <w:szCs w:val="24"/>
                <w:lang w:eastAsia="ru-RU"/>
              </w:rPr>
              <w:tab/>
              <w:t>при переключении насосов и регуляторов из автоматического в ручной режим и наоборот;</w:t>
            </w:r>
          </w:p>
          <w:p w14:paraId="3A25BFC9" w14:textId="77777777" w:rsidR="00A27033" w:rsidRDefault="00293C77">
            <w:pPr>
              <w:spacing w:after="0" w:line="240" w:lineRule="auto"/>
              <w:jc w:val="both"/>
              <w:rPr>
                <w:rFonts w:ascii="Times New Roman" w:eastAsia="Times New Roman" w:hAnsi="Times New Roman"/>
                <w:sz w:val="24"/>
                <w:szCs w:val="24"/>
                <w:lang w:eastAsia="ru-RU"/>
              </w:rPr>
            </w:pPr>
            <w:r>
              <w:rPr>
                <w:rFonts w:ascii="Times New Roman" w:eastAsia="Times New Roman" w:hAnsi="Times New Roman"/>
                <w:sz w:val="24"/>
                <w:szCs w:val="24"/>
                <w:lang w:eastAsia="ru-RU"/>
              </w:rPr>
              <w:t>-</w:t>
            </w:r>
            <w:r>
              <w:rPr>
                <w:rFonts w:ascii="Times New Roman" w:eastAsia="Times New Roman" w:hAnsi="Times New Roman"/>
                <w:sz w:val="24"/>
                <w:szCs w:val="24"/>
                <w:lang w:eastAsia="ru-RU"/>
              </w:rPr>
              <w:tab/>
              <w:t>при изменении температурного</w:t>
            </w:r>
            <w:r>
              <w:rPr>
                <w:rFonts w:ascii="Times New Roman" w:eastAsia="Times New Roman" w:hAnsi="Times New Roman"/>
                <w:sz w:val="24"/>
                <w:szCs w:val="24"/>
                <w:lang w:eastAsia="ru-RU"/>
              </w:rPr>
              <w:t xml:space="preserve"> графика и изменении уставок;</w:t>
            </w:r>
          </w:p>
          <w:p w14:paraId="553B4CB9" w14:textId="77777777" w:rsidR="00A27033" w:rsidRDefault="00293C77">
            <w:pPr>
              <w:spacing w:after="0" w:line="240" w:lineRule="auto"/>
              <w:jc w:val="both"/>
              <w:rPr>
                <w:rFonts w:ascii="Times New Roman" w:eastAsia="Times New Roman" w:hAnsi="Times New Roman"/>
                <w:sz w:val="24"/>
                <w:szCs w:val="24"/>
                <w:lang w:eastAsia="ru-RU"/>
              </w:rPr>
            </w:pPr>
            <w:r>
              <w:rPr>
                <w:rFonts w:ascii="Times New Roman" w:eastAsia="Times New Roman" w:hAnsi="Times New Roman"/>
                <w:sz w:val="24"/>
                <w:szCs w:val="24"/>
                <w:lang w:eastAsia="ru-RU"/>
              </w:rPr>
              <w:t>-</w:t>
            </w:r>
            <w:r>
              <w:rPr>
                <w:rFonts w:ascii="Times New Roman" w:eastAsia="Times New Roman" w:hAnsi="Times New Roman"/>
                <w:sz w:val="24"/>
                <w:szCs w:val="24"/>
                <w:lang w:eastAsia="ru-RU"/>
              </w:rPr>
              <w:tab/>
              <w:t>предусмотреть возможность изменения периода опроса системы оператором.</w:t>
            </w:r>
          </w:p>
          <w:p w14:paraId="5EFB32B7" w14:textId="77777777" w:rsidR="00A27033" w:rsidRDefault="00A27033">
            <w:pPr>
              <w:spacing w:after="0" w:line="240" w:lineRule="auto"/>
              <w:jc w:val="both"/>
              <w:rPr>
                <w:rFonts w:ascii="Times New Roman" w:eastAsia="Times New Roman" w:hAnsi="Times New Roman"/>
                <w:sz w:val="24"/>
                <w:szCs w:val="24"/>
                <w:lang w:eastAsia="ru-RU"/>
              </w:rPr>
            </w:pPr>
          </w:p>
        </w:tc>
      </w:tr>
      <w:tr w:rsidR="00A27033" w14:paraId="3C63CCF1" w14:textId="77777777">
        <w:trPr>
          <w:trHeight w:val="195"/>
        </w:trPr>
        <w:tc>
          <w:tcPr>
            <w:tcW w:w="900" w:type="dxa"/>
          </w:tcPr>
          <w:p w14:paraId="4C369DF0" w14:textId="77777777" w:rsidR="00A27033" w:rsidRDefault="00293C77">
            <w:pPr>
              <w:shd w:val="clear" w:color="auto" w:fill="FFFFFF"/>
              <w:spacing w:after="0" w:line="240" w:lineRule="auto"/>
              <w:rPr>
                <w:rFonts w:ascii="Times New Roman" w:eastAsia="Times New Roman" w:hAnsi="Times New Roman"/>
                <w:sz w:val="24"/>
                <w:szCs w:val="24"/>
                <w:lang w:val="en-US" w:eastAsia="ru-RU"/>
              </w:rPr>
            </w:pPr>
            <w:r>
              <w:rPr>
                <w:rFonts w:ascii="Times New Roman" w:eastAsia="Times New Roman" w:hAnsi="Times New Roman"/>
                <w:sz w:val="24"/>
                <w:szCs w:val="24"/>
                <w:lang w:val="en-US" w:eastAsia="ru-RU"/>
              </w:rPr>
              <w:lastRenderedPageBreak/>
              <w:t>2.</w:t>
            </w:r>
            <w:r>
              <w:rPr>
                <w:rFonts w:ascii="Times New Roman" w:eastAsia="Times New Roman" w:hAnsi="Times New Roman"/>
                <w:sz w:val="24"/>
                <w:szCs w:val="24"/>
                <w:lang w:eastAsia="ru-RU"/>
              </w:rPr>
              <w:t>3</w:t>
            </w:r>
            <w:r>
              <w:rPr>
                <w:rFonts w:ascii="Times New Roman" w:eastAsia="Times New Roman" w:hAnsi="Times New Roman"/>
                <w:sz w:val="24"/>
                <w:szCs w:val="24"/>
                <w:lang w:val="en-US" w:eastAsia="ru-RU"/>
              </w:rPr>
              <w:t>.</w:t>
            </w:r>
          </w:p>
        </w:tc>
        <w:tc>
          <w:tcPr>
            <w:tcW w:w="2694" w:type="dxa"/>
          </w:tcPr>
          <w:p w14:paraId="6655E0C5" w14:textId="77777777" w:rsidR="00A27033" w:rsidRDefault="00293C77">
            <w:pPr>
              <w:widowControl w:val="0"/>
              <w:shd w:val="clear" w:color="auto" w:fill="FFFFFF"/>
              <w:spacing w:after="0" w:line="240" w:lineRule="auto"/>
              <w:ind w:right="245" w:hanging="10"/>
              <w:rPr>
                <w:rFonts w:ascii="Times New Roman" w:eastAsia="Times New Roman" w:hAnsi="Times New Roman"/>
                <w:sz w:val="24"/>
                <w:szCs w:val="24"/>
                <w:lang w:eastAsia="ru-RU"/>
              </w:rPr>
            </w:pPr>
            <w:r>
              <w:rPr>
                <w:rFonts w:ascii="Times New Roman" w:eastAsia="Times New Roman" w:hAnsi="Times New Roman"/>
                <w:bCs/>
                <w:spacing w:val="-4"/>
                <w:sz w:val="24"/>
                <w:szCs w:val="24"/>
                <w:lang w:eastAsia="ru-RU"/>
              </w:rPr>
              <w:t xml:space="preserve">Требования к </w:t>
            </w:r>
            <w:r>
              <w:rPr>
                <w:rFonts w:ascii="Times New Roman" w:eastAsia="Times New Roman" w:hAnsi="Times New Roman"/>
                <w:iCs/>
                <w:sz w:val="24"/>
                <w:szCs w:val="24"/>
                <w:lang w:eastAsia="ru-RU"/>
              </w:rPr>
              <w:t>электроснабжению и электроосвещению</w:t>
            </w:r>
          </w:p>
        </w:tc>
        <w:tc>
          <w:tcPr>
            <w:tcW w:w="7038" w:type="dxa"/>
          </w:tcPr>
          <w:p w14:paraId="079CC494" w14:textId="77777777" w:rsidR="00A27033" w:rsidRDefault="00293C77">
            <w:pPr>
              <w:spacing w:after="0" w:line="240" w:lineRule="auto"/>
              <w:ind w:right="57"/>
              <w:jc w:val="both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>Разработать проектные решения и утонить при проектировании:</w:t>
            </w:r>
          </w:p>
          <w:p w14:paraId="242E2188" w14:textId="77777777" w:rsidR="00A27033" w:rsidRDefault="00293C77">
            <w:pPr>
              <w:numPr>
                <w:ilvl w:val="0"/>
                <w:numId w:val="7"/>
              </w:numPr>
              <w:spacing w:after="0" w:line="240" w:lineRule="auto"/>
              <w:ind w:left="268" w:right="57" w:hanging="283"/>
              <w:jc w:val="both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>Проектом предусмотреть внутреннее электроснабжение и электроосвещение ИТП.</w:t>
            </w:r>
          </w:p>
          <w:p w14:paraId="18C927FD" w14:textId="77777777" w:rsidR="00A27033" w:rsidRDefault="00293C77">
            <w:pPr>
              <w:numPr>
                <w:ilvl w:val="0"/>
                <w:numId w:val="7"/>
              </w:numPr>
              <w:spacing w:after="0" w:line="240" w:lineRule="auto"/>
              <w:ind w:left="268" w:right="57" w:hanging="283"/>
              <w:jc w:val="both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>Электроснабжение ИТП выполнить по двум кабельным линиям через АВР.</w:t>
            </w:r>
          </w:p>
          <w:p w14:paraId="780FD69F" w14:textId="77777777" w:rsidR="00A27033" w:rsidRDefault="00293C77">
            <w:pPr>
              <w:numPr>
                <w:ilvl w:val="0"/>
                <w:numId w:val="7"/>
              </w:numPr>
              <w:spacing w:after="0" w:line="240" w:lineRule="auto"/>
              <w:ind w:left="268" w:right="57" w:hanging="283"/>
              <w:jc w:val="both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>Основными потребителями электроэнергии являются:</w:t>
            </w:r>
          </w:p>
          <w:p w14:paraId="12A97711" w14:textId="77777777" w:rsidR="00A27033" w:rsidRDefault="00293C77">
            <w:pPr>
              <w:spacing w:after="0" w:line="240" w:lineRule="auto"/>
              <w:ind w:left="268" w:right="57"/>
              <w:jc w:val="both"/>
              <w:rPr>
                <w:rFonts w:ascii="Times New Roman" w:eastAsia="Times New Roman" w:hAnsi="Times New Roman"/>
                <w:iCs/>
                <w:sz w:val="24"/>
                <w:szCs w:val="24"/>
                <w:lang w:eastAsia="ru-RU"/>
              </w:rPr>
            </w:pPr>
            <w:r>
              <w:rPr>
                <w:rFonts w:ascii="Times New Roman" w:eastAsia="Times New Roman" w:hAnsi="Times New Roman"/>
                <w:iCs/>
                <w:sz w:val="24"/>
                <w:szCs w:val="24"/>
                <w:lang w:eastAsia="ru-RU"/>
              </w:rPr>
              <w:t>– технологическое оборудования ИТП (насосы, установки);</w:t>
            </w:r>
          </w:p>
          <w:p w14:paraId="0A4990D5" w14:textId="77777777" w:rsidR="00A27033" w:rsidRDefault="00293C77">
            <w:pPr>
              <w:spacing w:after="0" w:line="240" w:lineRule="auto"/>
              <w:ind w:left="268" w:right="57"/>
              <w:jc w:val="both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/>
                <w:iCs/>
                <w:sz w:val="24"/>
                <w:szCs w:val="24"/>
                <w:lang w:eastAsia="ru-RU"/>
              </w:rPr>
              <w:t xml:space="preserve">– </w:t>
            </w:r>
            <w:r>
              <w:rPr>
                <w:rFonts w:ascii="Times New Roman" w:hAnsi="Times New Roman"/>
                <w:sz w:val="24"/>
                <w:szCs w:val="24"/>
              </w:rPr>
              <w:t>бытовые розетки;</w:t>
            </w:r>
          </w:p>
          <w:p w14:paraId="4346040F" w14:textId="77777777" w:rsidR="00A27033" w:rsidRDefault="00293C77">
            <w:pPr>
              <w:spacing w:after="0" w:line="240" w:lineRule="auto"/>
              <w:ind w:left="268" w:right="57"/>
              <w:jc w:val="both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/>
                <w:iCs/>
                <w:sz w:val="24"/>
                <w:szCs w:val="24"/>
                <w:lang w:eastAsia="ru-RU"/>
              </w:rPr>
              <w:t xml:space="preserve">– </w:t>
            </w:r>
            <w:r>
              <w:rPr>
                <w:rFonts w:ascii="Times New Roman" w:hAnsi="Times New Roman"/>
                <w:sz w:val="24"/>
                <w:szCs w:val="24"/>
              </w:rPr>
              <w:t>рабочее электроосвещение;</w:t>
            </w:r>
          </w:p>
          <w:p w14:paraId="701694A1" w14:textId="77777777" w:rsidR="00A27033" w:rsidRDefault="00293C77">
            <w:pPr>
              <w:spacing w:after="0" w:line="240" w:lineRule="auto"/>
              <w:ind w:left="268" w:right="57"/>
              <w:jc w:val="both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/>
                <w:iCs/>
                <w:sz w:val="24"/>
                <w:szCs w:val="24"/>
                <w:lang w:eastAsia="ru-RU"/>
              </w:rPr>
              <w:t xml:space="preserve">– </w:t>
            </w:r>
            <w:r>
              <w:rPr>
                <w:rFonts w:ascii="Times New Roman" w:hAnsi="Times New Roman"/>
                <w:sz w:val="24"/>
                <w:szCs w:val="24"/>
              </w:rPr>
              <w:t>ремонтное электроосвещение;</w:t>
            </w:r>
          </w:p>
          <w:p w14:paraId="2D50D4E2" w14:textId="77777777" w:rsidR="00A27033" w:rsidRDefault="00293C77">
            <w:pPr>
              <w:spacing w:after="0" w:line="240" w:lineRule="auto"/>
              <w:ind w:left="268" w:right="57"/>
              <w:jc w:val="both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/>
                <w:iCs/>
                <w:sz w:val="24"/>
                <w:szCs w:val="24"/>
                <w:lang w:eastAsia="ru-RU"/>
              </w:rPr>
              <w:t xml:space="preserve">– </w:t>
            </w:r>
            <w:r>
              <w:rPr>
                <w:rFonts w:ascii="Times New Roman" w:hAnsi="Times New Roman"/>
                <w:sz w:val="24"/>
                <w:szCs w:val="24"/>
              </w:rPr>
              <w:t>аварийное и эвакуационное электроосвещение;</w:t>
            </w:r>
          </w:p>
          <w:p w14:paraId="1103A743" w14:textId="77777777" w:rsidR="00A27033" w:rsidRDefault="00293C77">
            <w:pPr>
              <w:spacing w:after="0" w:line="240" w:lineRule="auto"/>
              <w:ind w:left="268" w:right="57"/>
              <w:jc w:val="both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/>
                <w:iCs/>
                <w:sz w:val="24"/>
                <w:szCs w:val="24"/>
                <w:lang w:eastAsia="ru-RU"/>
              </w:rPr>
              <w:t>– щит автоматики.</w:t>
            </w:r>
          </w:p>
          <w:p w14:paraId="543481EA" w14:textId="77777777" w:rsidR="00A27033" w:rsidRDefault="00293C77">
            <w:pPr>
              <w:numPr>
                <w:ilvl w:val="0"/>
                <w:numId w:val="7"/>
              </w:numPr>
              <w:spacing w:after="0" w:line="240" w:lineRule="auto"/>
              <w:ind w:left="268" w:right="57" w:hanging="283"/>
              <w:jc w:val="both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>Внутреннее электроснабжение ИТП осуществляется от ВРУ, расположенного в помещении ИТП.</w:t>
            </w:r>
          </w:p>
          <w:p w14:paraId="7D68E045" w14:textId="77777777" w:rsidR="00A27033" w:rsidRDefault="00293C77">
            <w:pPr>
              <w:numPr>
                <w:ilvl w:val="0"/>
                <w:numId w:val="7"/>
              </w:numPr>
              <w:spacing w:after="0" w:line="240" w:lineRule="auto"/>
              <w:ind w:left="268" w:right="57" w:hanging="283"/>
              <w:jc w:val="both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 xml:space="preserve">В качестве кабельных линий 0.4 </w:t>
            </w:r>
            <w:proofErr w:type="spellStart"/>
            <w:r>
              <w:rPr>
                <w:rFonts w:ascii="Times New Roman" w:hAnsi="Times New Roman"/>
                <w:sz w:val="24"/>
                <w:szCs w:val="24"/>
              </w:rPr>
              <w:t>кВ</w:t>
            </w:r>
            <w:proofErr w:type="spellEnd"/>
            <w:r>
              <w:rPr>
                <w:rFonts w:ascii="Times New Roman" w:hAnsi="Times New Roman"/>
                <w:sz w:val="24"/>
                <w:szCs w:val="24"/>
              </w:rPr>
              <w:t xml:space="preserve"> предусмотреть 5-ти проводные кабели с медны</w:t>
            </w:r>
            <w:r>
              <w:rPr>
                <w:rFonts w:ascii="Times New Roman" w:hAnsi="Times New Roman"/>
                <w:sz w:val="24"/>
                <w:szCs w:val="24"/>
              </w:rPr>
              <w:t xml:space="preserve">ми </w:t>
            </w:r>
            <w:proofErr w:type="spellStart"/>
            <w:r>
              <w:rPr>
                <w:rFonts w:ascii="Times New Roman" w:hAnsi="Times New Roman"/>
                <w:sz w:val="24"/>
                <w:szCs w:val="24"/>
              </w:rPr>
              <w:t>моножилами</w:t>
            </w:r>
            <w:proofErr w:type="spellEnd"/>
            <w:r>
              <w:rPr>
                <w:rFonts w:ascii="Times New Roman" w:hAnsi="Times New Roman"/>
                <w:sz w:val="24"/>
                <w:szCs w:val="24"/>
              </w:rPr>
              <w:t xml:space="preserve"> марок ВВГнг-LS и ВВГнг-FRLS (для систем противопожарной защиты). </w:t>
            </w:r>
          </w:p>
          <w:p w14:paraId="3B70B758" w14:textId="77777777" w:rsidR="00A27033" w:rsidRDefault="00293C77">
            <w:pPr>
              <w:numPr>
                <w:ilvl w:val="0"/>
                <w:numId w:val="7"/>
              </w:numPr>
              <w:spacing w:after="0" w:line="240" w:lineRule="auto"/>
              <w:ind w:left="268" w:right="57" w:hanging="283"/>
              <w:jc w:val="both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>Расчетные сечения кабелей и номинальные параметры аппаратов защиты и коммутации выбираются исходя из расчетной мощности, режимов работы электроприемников, по срабатыванию в слу</w:t>
            </w:r>
            <w:r>
              <w:rPr>
                <w:rFonts w:ascii="Times New Roman" w:hAnsi="Times New Roman"/>
                <w:sz w:val="24"/>
                <w:szCs w:val="24"/>
              </w:rPr>
              <w:t xml:space="preserve">чае КЗ и падению напряжения на наиболее удаленном приемнике, которое не должно превышать допустимое отклонение напряжения (U%) </w:t>
            </w:r>
            <w:proofErr w:type="gramStart"/>
            <w:r>
              <w:rPr>
                <w:rFonts w:ascii="Times New Roman" w:hAnsi="Times New Roman"/>
                <w:sz w:val="24"/>
                <w:szCs w:val="24"/>
              </w:rPr>
              <w:t>в соответствии с требованиям</w:t>
            </w:r>
            <w:proofErr w:type="gramEnd"/>
            <w:r>
              <w:rPr>
                <w:rFonts w:ascii="Times New Roman" w:hAnsi="Times New Roman"/>
                <w:sz w:val="24"/>
                <w:szCs w:val="24"/>
              </w:rPr>
              <w:t xml:space="preserve"> СП 31-110-2003.</w:t>
            </w:r>
          </w:p>
          <w:p w14:paraId="6E36839B" w14:textId="77777777" w:rsidR="00A27033" w:rsidRDefault="00293C77">
            <w:pPr>
              <w:numPr>
                <w:ilvl w:val="0"/>
                <w:numId w:val="7"/>
              </w:numPr>
              <w:spacing w:after="0" w:line="240" w:lineRule="auto"/>
              <w:ind w:left="268" w:right="57" w:hanging="283"/>
              <w:jc w:val="both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>Предусмотреть аварийное и рабочее освещение с использованием современных энергоэффек</w:t>
            </w:r>
            <w:r>
              <w:rPr>
                <w:rFonts w:ascii="Times New Roman" w:hAnsi="Times New Roman"/>
                <w:sz w:val="24"/>
                <w:szCs w:val="24"/>
              </w:rPr>
              <w:t>тивных светодиодных светильников.</w:t>
            </w:r>
          </w:p>
        </w:tc>
      </w:tr>
      <w:tr w:rsidR="00A27033" w14:paraId="2037DBA5" w14:textId="77777777">
        <w:trPr>
          <w:trHeight w:val="195"/>
        </w:trPr>
        <w:tc>
          <w:tcPr>
            <w:tcW w:w="900" w:type="dxa"/>
          </w:tcPr>
          <w:p w14:paraId="5BBA084D" w14:textId="77777777" w:rsidR="00A27033" w:rsidRDefault="00293C77">
            <w:pPr>
              <w:shd w:val="clear" w:color="auto" w:fill="FFFFFF"/>
              <w:spacing w:after="0" w:line="240" w:lineRule="auto"/>
              <w:rPr>
                <w:rFonts w:ascii="Times New Roman" w:eastAsia="Times New Roman" w:hAnsi="Times New Roman"/>
                <w:sz w:val="24"/>
                <w:szCs w:val="24"/>
                <w:lang w:val="en-US" w:eastAsia="ru-RU"/>
              </w:rPr>
            </w:pPr>
            <w:r>
              <w:rPr>
                <w:rFonts w:ascii="Times New Roman" w:eastAsia="Times New Roman" w:hAnsi="Times New Roman"/>
                <w:sz w:val="24"/>
                <w:szCs w:val="24"/>
                <w:lang w:val="en-US" w:eastAsia="ru-RU"/>
              </w:rPr>
              <w:t>2.</w:t>
            </w:r>
            <w:r>
              <w:rPr>
                <w:rFonts w:ascii="Times New Roman" w:eastAsia="Times New Roman" w:hAnsi="Times New Roman"/>
                <w:sz w:val="24"/>
                <w:szCs w:val="24"/>
                <w:lang w:eastAsia="ru-RU"/>
              </w:rPr>
              <w:t>4</w:t>
            </w:r>
            <w:r>
              <w:rPr>
                <w:rFonts w:ascii="Times New Roman" w:eastAsia="Times New Roman" w:hAnsi="Times New Roman"/>
                <w:sz w:val="24"/>
                <w:szCs w:val="24"/>
                <w:lang w:val="en-US" w:eastAsia="ru-RU"/>
              </w:rPr>
              <w:t>.</w:t>
            </w:r>
          </w:p>
        </w:tc>
        <w:tc>
          <w:tcPr>
            <w:tcW w:w="2694" w:type="dxa"/>
          </w:tcPr>
          <w:p w14:paraId="0ADD4825" w14:textId="77777777" w:rsidR="00A27033" w:rsidRDefault="00293C77">
            <w:pPr>
              <w:widowControl w:val="0"/>
              <w:shd w:val="clear" w:color="auto" w:fill="FFFFFF"/>
              <w:spacing w:after="0" w:line="240" w:lineRule="auto"/>
              <w:ind w:right="245" w:hanging="10"/>
              <w:rPr>
                <w:rFonts w:ascii="Times New Roman" w:eastAsia="Times New Roman" w:hAnsi="Times New Roman"/>
                <w:sz w:val="24"/>
                <w:szCs w:val="24"/>
                <w:lang w:eastAsia="ru-RU"/>
              </w:rPr>
            </w:pPr>
            <w:r>
              <w:rPr>
                <w:rFonts w:ascii="Times New Roman" w:eastAsia="Times New Roman" w:hAnsi="Times New Roman"/>
                <w:sz w:val="24"/>
                <w:szCs w:val="24"/>
                <w:lang w:eastAsia="ru-RU"/>
              </w:rPr>
              <w:t>Требования к узлу учета тепловой энергии.</w:t>
            </w:r>
          </w:p>
        </w:tc>
        <w:tc>
          <w:tcPr>
            <w:tcW w:w="7038" w:type="dxa"/>
          </w:tcPr>
          <w:p w14:paraId="66256292" w14:textId="77777777" w:rsidR="00A27033" w:rsidRDefault="00293C77">
            <w:pPr>
              <w:spacing w:after="0" w:line="240" w:lineRule="auto"/>
              <w:ind w:right="57"/>
              <w:jc w:val="both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>Разработать проектные решения и утонить при проектировании:</w:t>
            </w:r>
          </w:p>
          <w:p w14:paraId="43435E8B" w14:textId="77777777" w:rsidR="00A27033" w:rsidRDefault="00293C77">
            <w:pPr>
              <w:spacing w:after="0" w:line="240" w:lineRule="auto"/>
              <w:ind w:right="57"/>
              <w:jc w:val="both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>Предусмотреть учёт тепловой энергии и теплоносителя на вводе в здание.</w:t>
            </w:r>
          </w:p>
          <w:p w14:paraId="0A8EDCBB" w14:textId="77777777" w:rsidR="00A27033" w:rsidRDefault="00293C77">
            <w:pPr>
              <w:spacing w:after="0" w:line="240" w:lineRule="auto"/>
              <w:ind w:right="57"/>
              <w:jc w:val="both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>1. Требования к проекту на установку приборов учета тепловой     энергии, теплоносителя:</w:t>
            </w:r>
          </w:p>
          <w:p w14:paraId="25B6AA6E" w14:textId="77777777" w:rsidR="00A27033" w:rsidRDefault="00293C77">
            <w:pPr>
              <w:spacing w:after="0"/>
              <w:jc w:val="both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>Проект УУТЭ должен соответствовать следующим документам:</w:t>
            </w:r>
          </w:p>
          <w:p w14:paraId="6BB51626" w14:textId="77777777" w:rsidR="00A27033" w:rsidRDefault="00293C77">
            <w:pPr>
              <w:spacing w:after="0"/>
              <w:jc w:val="both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>- Правилам коммерческого учета тепловой</w:t>
            </w:r>
            <w:r>
              <w:rPr>
                <w:rFonts w:ascii="Times New Roman" w:hAnsi="Times New Roman"/>
                <w:sz w:val="24"/>
                <w:szCs w:val="24"/>
              </w:rPr>
              <w:t xml:space="preserve"> энергии, теплоносителя, утвержденным постановлением Правительства Российской Федерации от 18 ноября 2013 г. № 1034 (далее - Правила учета);</w:t>
            </w:r>
          </w:p>
          <w:p w14:paraId="1D1FA7FE" w14:textId="77777777" w:rsidR="00A27033" w:rsidRDefault="00293C77">
            <w:pPr>
              <w:spacing w:after="0" w:line="240" w:lineRule="auto"/>
              <w:ind w:right="57"/>
              <w:jc w:val="both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lastRenderedPageBreak/>
              <w:t>- Приказу Ростехнадзора от 15.12.2020 N 536 "Об утверждении федеральных норм и правил в области промышленной безопа</w:t>
            </w:r>
            <w:r>
              <w:rPr>
                <w:rFonts w:ascii="Times New Roman" w:hAnsi="Times New Roman"/>
                <w:sz w:val="24"/>
                <w:szCs w:val="24"/>
              </w:rPr>
              <w:t>сности "Правила промышленной безопасности при использовании оборудования, работающего под избыточным давлением" (Зарегистрировано в Минюсте России 31.12.2020 N 61998);</w:t>
            </w:r>
          </w:p>
          <w:p w14:paraId="627C7C3C" w14:textId="77777777" w:rsidR="00A27033" w:rsidRDefault="00293C77">
            <w:pPr>
              <w:spacing w:after="0" w:line="240" w:lineRule="auto"/>
              <w:ind w:right="57"/>
              <w:jc w:val="both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>- Правилам техники безопасности при эксплуатации тепломеханического оборудования электро</w:t>
            </w:r>
            <w:r>
              <w:rPr>
                <w:rFonts w:ascii="Times New Roman" w:hAnsi="Times New Roman"/>
                <w:sz w:val="24"/>
                <w:szCs w:val="24"/>
              </w:rPr>
              <w:t>станций и тепловых сетей, утвержденным Министерством топлива и энергетики Российской Федерации от 03.04.1997;</w:t>
            </w:r>
          </w:p>
          <w:p w14:paraId="5CB6F624" w14:textId="77777777" w:rsidR="00A27033" w:rsidRDefault="00293C77">
            <w:pPr>
              <w:spacing w:after="0" w:line="240" w:lineRule="auto"/>
              <w:ind w:right="57"/>
              <w:jc w:val="both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>- Правилам устройства электроустановок, утв. приказом Минэнерго РФ от 08.07.2002 № 204;</w:t>
            </w:r>
          </w:p>
          <w:p w14:paraId="720DB5F1" w14:textId="77777777" w:rsidR="00A27033" w:rsidRDefault="00293C77">
            <w:pPr>
              <w:spacing w:after="0" w:line="240" w:lineRule="auto"/>
              <w:ind w:right="57"/>
              <w:jc w:val="both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>- Правилам технической эксплуатации тепловых энергоустановок, утвержденным приказом Минэнерго РФ от 24.03.2003 № 115;</w:t>
            </w:r>
          </w:p>
          <w:p w14:paraId="1309C9DA" w14:textId="77777777" w:rsidR="00A27033" w:rsidRDefault="00293C77">
            <w:pPr>
              <w:spacing w:after="0" w:line="240" w:lineRule="auto"/>
              <w:ind w:right="57"/>
              <w:jc w:val="both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>- СП 510.1325800.2022 Тепловые пункты и системы вн</w:t>
            </w:r>
            <w:r>
              <w:rPr>
                <w:rFonts w:ascii="Times New Roman" w:hAnsi="Times New Roman"/>
                <w:sz w:val="24"/>
                <w:szCs w:val="24"/>
              </w:rPr>
              <w:t>утреннего теплоснабжения;</w:t>
            </w:r>
          </w:p>
          <w:p w14:paraId="799167DD" w14:textId="77777777" w:rsidR="00A27033" w:rsidRDefault="00293C77">
            <w:pPr>
              <w:spacing w:after="0" w:line="240" w:lineRule="auto"/>
              <w:ind w:right="57"/>
              <w:jc w:val="both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>- Приказом Росстандарта от 25.11.2016 № 1802-ст «О введении в действие межгосударственного стандарта»;</w:t>
            </w:r>
          </w:p>
          <w:p w14:paraId="5A4A87EA" w14:textId="77777777" w:rsidR="00A27033" w:rsidRDefault="00293C77">
            <w:pPr>
              <w:spacing w:after="0" w:line="240" w:lineRule="auto"/>
              <w:ind w:right="57"/>
              <w:jc w:val="both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>- ГОСТ</w:t>
            </w:r>
            <w:r>
              <w:rPr>
                <w:rFonts w:ascii="Times New Roman" w:hAnsi="Times New Roman"/>
                <w:sz w:val="24"/>
                <w:szCs w:val="24"/>
              </w:rPr>
              <w:tab/>
              <w:t>21.408-2013.</w:t>
            </w:r>
            <w:r>
              <w:rPr>
                <w:rFonts w:ascii="Times New Roman" w:hAnsi="Times New Roman"/>
                <w:sz w:val="24"/>
                <w:szCs w:val="24"/>
              </w:rPr>
              <w:tab/>
              <w:t>Межгосударственный</w:t>
            </w:r>
            <w:r>
              <w:rPr>
                <w:rFonts w:ascii="Times New Roman" w:hAnsi="Times New Roman"/>
                <w:sz w:val="24"/>
                <w:szCs w:val="24"/>
              </w:rPr>
              <w:tab/>
              <w:t>стандарт. Система</w:t>
            </w:r>
            <w:r>
              <w:rPr>
                <w:rFonts w:ascii="Times New Roman" w:hAnsi="Times New Roman"/>
                <w:sz w:val="24"/>
                <w:szCs w:val="24"/>
              </w:rPr>
              <w:tab/>
              <w:t>проектной документации для строительства. Правила выполнения рабочей д</w:t>
            </w:r>
            <w:r>
              <w:rPr>
                <w:rFonts w:ascii="Times New Roman" w:hAnsi="Times New Roman"/>
                <w:sz w:val="24"/>
                <w:szCs w:val="24"/>
              </w:rPr>
              <w:t xml:space="preserve">окументации автоматизации технологических процессов (введен в действие Приказом Росстандарта от 17.12.2013 № 2293- </w:t>
            </w:r>
            <w:proofErr w:type="spellStart"/>
            <w:r>
              <w:rPr>
                <w:rFonts w:ascii="Times New Roman" w:hAnsi="Times New Roman"/>
                <w:sz w:val="24"/>
                <w:szCs w:val="24"/>
              </w:rPr>
              <w:t>ст</w:t>
            </w:r>
            <w:proofErr w:type="spellEnd"/>
            <w:r>
              <w:rPr>
                <w:rFonts w:ascii="Times New Roman" w:hAnsi="Times New Roman"/>
                <w:sz w:val="24"/>
                <w:szCs w:val="24"/>
              </w:rPr>
              <w:t>);</w:t>
            </w:r>
          </w:p>
          <w:p w14:paraId="784CF4F2" w14:textId="77777777" w:rsidR="00A27033" w:rsidRDefault="00293C77">
            <w:pPr>
              <w:spacing w:after="0" w:line="240" w:lineRule="auto"/>
              <w:ind w:right="57"/>
              <w:jc w:val="both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>- ГОСТ 2.701-2008 Единая система конструкторской документации. Схемы. Виды и типы. Общие требования к выполнению;</w:t>
            </w:r>
          </w:p>
          <w:p w14:paraId="3B5DD90E" w14:textId="77777777" w:rsidR="00A27033" w:rsidRDefault="00293C77">
            <w:pPr>
              <w:spacing w:after="0" w:line="240" w:lineRule="auto"/>
              <w:ind w:right="57"/>
              <w:jc w:val="both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>- ГОСТ</w:t>
            </w:r>
            <w:r>
              <w:rPr>
                <w:rFonts w:ascii="Times New Roman" w:hAnsi="Times New Roman"/>
                <w:sz w:val="24"/>
                <w:szCs w:val="24"/>
              </w:rPr>
              <w:tab/>
              <w:t>21.208-2013.</w:t>
            </w:r>
            <w:r>
              <w:rPr>
                <w:rFonts w:ascii="Times New Roman" w:hAnsi="Times New Roman"/>
                <w:sz w:val="24"/>
                <w:szCs w:val="24"/>
              </w:rPr>
              <w:tab/>
              <w:t>Ме</w:t>
            </w:r>
            <w:r>
              <w:rPr>
                <w:rFonts w:ascii="Times New Roman" w:hAnsi="Times New Roman"/>
                <w:sz w:val="24"/>
                <w:szCs w:val="24"/>
              </w:rPr>
              <w:t>жгосударственный</w:t>
            </w:r>
            <w:r>
              <w:rPr>
                <w:rFonts w:ascii="Times New Roman" w:hAnsi="Times New Roman"/>
                <w:sz w:val="24"/>
                <w:szCs w:val="24"/>
              </w:rPr>
              <w:tab/>
              <w:t>стандарт. Система</w:t>
            </w:r>
            <w:r>
              <w:rPr>
                <w:rFonts w:ascii="Times New Roman" w:hAnsi="Times New Roman"/>
                <w:sz w:val="24"/>
                <w:szCs w:val="24"/>
              </w:rPr>
              <w:tab/>
              <w:t>проектной документации для строительства. Автоматизация технологических процессов. Обозначения условные приборов и средств автоматизации в схемах (введен в действие Приказом Росстандарта от 17.12.2013 № 2311-ст);</w:t>
            </w:r>
          </w:p>
          <w:p w14:paraId="1A5CD2B8" w14:textId="77777777" w:rsidR="00A27033" w:rsidRDefault="00293C77">
            <w:pPr>
              <w:spacing w:after="0" w:line="240" w:lineRule="auto"/>
              <w:ind w:right="57"/>
              <w:jc w:val="both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>- ГОСТ</w:t>
            </w:r>
            <w:r>
              <w:rPr>
                <w:rFonts w:ascii="Times New Roman" w:hAnsi="Times New Roman"/>
                <w:sz w:val="24"/>
                <w:szCs w:val="24"/>
              </w:rPr>
              <w:tab/>
              <w:t>2</w:t>
            </w:r>
            <w:r>
              <w:rPr>
                <w:rFonts w:ascii="Times New Roman" w:hAnsi="Times New Roman"/>
                <w:sz w:val="24"/>
                <w:szCs w:val="24"/>
              </w:rPr>
              <w:t>1.110-2013.</w:t>
            </w:r>
            <w:r>
              <w:rPr>
                <w:rFonts w:ascii="Times New Roman" w:hAnsi="Times New Roman"/>
                <w:sz w:val="24"/>
                <w:szCs w:val="24"/>
              </w:rPr>
              <w:tab/>
              <w:t>Межгосударственный</w:t>
            </w:r>
            <w:r>
              <w:rPr>
                <w:rFonts w:ascii="Times New Roman" w:hAnsi="Times New Roman"/>
                <w:sz w:val="24"/>
                <w:szCs w:val="24"/>
              </w:rPr>
              <w:tab/>
              <w:t>стандарт. Система</w:t>
            </w:r>
            <w:r>
              <w:rPr>
                <w:rFonts w:ascii="Times New Roman" w:hAnsi="Times New Roman"/>
                <w:sz w:val="24"/>
                <w:szCs w:val="24"/>
              </w:rPr>
              <w:tab/>
              <w:t>проектной документации для строительства. Спецификация оборудования, изделий и материалов (введен в действие Приказом Росстандарта от 17.12.2013 № 2310-ст);</w:t>
            </w:r>
          </w:p>
          <w:p w14:paraId="760C8E25" w14:textId="77777777" w:rsidR="00A27033" w:rsidRDefault="00293C77">
            <w:pPr>
              <w:spacing w:after="0" w:line="240" w:lineRule="auto"/>
              <w:ind w:right="57"/>
              <w:jc w:val="both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 xml:space="preserve">- ГОСТ 21.101-2020 Система проектной документации </w:t>
            </w:r>
            <w:r>
              <w:rPr>
                <w:rFonts w:ascii="Times New Roman" w:hAnsi="Times New Roman"/>
                <w:sz w:val="24"/>
                <w:szCs w:val="24"/>
              </w:rPr>
              <w:t>для строительства. Основные требования к проектной и рабочей документации.</w:t>
            </w:r>
          </w:p>
          <w:p w14:paraId="5AB60F36" w14:textId="77777777" w:rsidR="00A27033" w:rsidRDefault="00293C77">
            <w:pPr>
              <w:spacing w:after="0" w:line="240" w:lineRule="auto"/>
              <w:ind w:right="57"/>
              <w:jc w:val="both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>2. Проект УУТЭ должен быть оформлен в соответствии со     следующими требованиями:</w:t>
            </w:r>
          </w:p>
          <w:p w14:paraId="15726881" w14:textId="77777777" w:rsidR="00A27033" w:rsidRDefault="00293C77">
            <w:pPr>
              <w:spacing w:after="0" w:line="240" w:lineRule="auto"/>
              <w:ind w:right="57"/>
              <w:jc w:val="both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>- листы проекта должны быть пронумерованы;</w:t>
            </w:r>
          </w:p>
          <w:p w14:paraId="611FE731" w14:textId="77777777" w:rsidR="00A27033" w:rsidRDefault="00293C77">
            <w:pPr>
              <w:spacing w:after="0" w:line="240" w:lineRule="auto"/>
              <w:ind w:right="57"/>
              <w:jc w:val="both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>- титульный лист проекта должен содержать:</w:t>
            </w:r>
          </w:p>
          <w:p w14:paraId="1FF523D6" w14:textId="77777777" w:rsidR="00A27033" w:rsidRDefault="00293C77">
            <w:pPr>
              <w:spacing w:after="0" w:line="240" w:lineRule="auto"/>
              <w:ind w:right="57"/>
              <w:jc w:val="both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>а) наименование организации - Заявителя;</w:t>
            </w:r>
          </w:p>
          <w:p w14:paraId="1A6C84D6" w14:textId="77777777" w:rsidR="00A27033" w:rsidRDefault="00293C77">
            <w:pPr>
              <w:spacing w:after="0" w:line="240" w:lineRule="auto"/>
              <w:ind w:right="57"/>
              <w:jc w:val="both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>б) адрес организации - Заявителя;</w:t>
            </w:r>
          </w:p>
          <w:p w14:paraId="5030D324" w14:textId="77777777" w:rsidR="00A27033" w:rsidRDefault="00293C77">
            <w:pPr>
              <w:spacing w:after="0" w:line="240" w:lineRule="auto"/>
              <w:ind w:right="57"/>
              <w:jc w:val="both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>в) характеристику объекта потребления тепловой энергии;</w:t>
            </w:r>
          </w:p>
          <w:p w14:paraId="7C20FE44" w14:textId="77777777" w:rsidR="00A27033" w:rsidRDefault="00293C77">
            <w:pPr>
              <w:spacing w:after="0" w:line="240" w:lineRule="auto"/>
              <w:ind w:right="57"/>
              <w:jc w:val="both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>г) абонентский номер ИТП (ЦТП);</w:t>
            </w:r>
          </w:p>
          <w:p w14:paraId="18C77004" w14:textId="77777777" w:rsidR="00A27033" w:rsidRDefault="00293C77">
            <w:pPr>
              <w:spacing w:after="0" w:line="240" w:lineRule="auto"/>
              <w:ind w:right="57"/>
              <w:jc w:val="both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>д) полное наименование проектной организации с ука</w:t>
            </w:r>
            <w:r>
              <w:rPr>
                <w:rFonts w:ascii="Times New Roman" w:hAnsi="Times New Roman"/>
                <w:sz w:val="24"/>
                <w:szCs w:val="24"/>
              </w:rPr>
              <w:t>занием ответственных лиц и исполнителей с печатью организации.</w:t>
            </w:r>
          </w:p>
          <w:p w14:paraId="3620FFED" w14:textId="77777777" w:rsidR="00A27033" w:rsidRDefault="00A27033">
            <w:pPr>
              <w:spacing w:after="0" w:line="240" w:lineRule="auto"/>
              <w:ind w:left="268" w:right="57"/>
              <w:jc w:val="both"/>
              <w:rPr>
                <w:rFonts w:ascii="Times New Roman" w:hAnsi="Times New Roman"/>
                <w:sz w:val="24"/>
                <w:szCs w:val="24"/>
              </w:rPr>
            </w:pPr>
          </w:p>
          <w:p w14:paraId="2B0702F6" w14:textId="77777777" w:rsidR="00A27033" w:rsidRDefault="00293C77">
            <w:pPr>
              <w:spacing w:after="0" w:line="240" w:lineRule="auto"/>
              <w:ind w:right="57"/>
              <w:jc w:val="both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>3. Проект узла учета тепловой энергии и теплоносителя должен содержать:</w:t>
            </w:r>
          </w:p>
          <w:p w14:paraId="4709655E" w14:textId="77777777" w:rsidR="00A27033" w:rsidRDefault="00293C77">
            <w:pPr>
              <w:spacing w:after="0" w:line="240" w:lineRule="auto"/>
              <w:ind w:right="57"/>
              <w:jc w:val="both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>- Принципиальную схему теплового пункта (</w:t>
            </w:r>
            <w:proofErr w:type="spellStart"/>
            <w:r>
              <w:rPr>
                <w:rFonts w:ascii="Times New Roman" w:hAnsi="Times New Roman"/>
                <w:sz w:val="24"/>
                <w:szCs w:val="24"/>
              </w:rPr>
              <w:t>выкопировку</w:t>
            </w:r>
            <w:proofErr w:type="spellEnd"/>
            <w:r>
              <w:rPr>
                <w:rFonts w:ascii="Times New Roman" w:hAnsi="Times New Roman"/>
                <w:sz w:val="24"/>
                <w:szCs w:val="24"/>
              </w:rPr>
              <w:t xml:space="preserve"> из утвержденного проекта теплового пункта);</w:t>
            </w:r>
          </w:p>
          <w:p w14:paraId="4E82A45C" w14:textId="77777777" w:rsidR="00A27033" w:rsidRDefault="00293C77">
            <w:pPr>
              <w:spacing w:after="0" w:line="240" w:lineRule="auto"/>
              <w:ind w:right="57"/>
              <w:jc w:val="both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>- Техническое задание н</w:t>
            </w:r>
            <w:r>
              <w:rPr>
                <w:rFonts w:ascii="Times New Roman" w:hAnsi="Times New Roman"/>
                <w:sz w:val="24"/>
                <w:szCs w:val="24"/>
              </w:rPr>
              <w:t xml:space="preserve">а разработку проектной документации УУТЭ, подписанное Заявителем, основной составляющей которого является расчет расходов теплоносителя по видам теплопотребления в разрезе суток (отопительный и летний </w:t>
            </w:r>
            <w:r>
              <w:rPr>
                <w:rFonts w:ascii="Times New Roman" w:hAnsi="Times New Roman"/>
                <w:sz w:val="24"/>
                <w:szCs w:val="24"/>
              </w:rPr>
              <w:lastRenderedPageBreak/>
              <w:t>периоды) для подбора диаметров преобразователей расхода</w:t>
            </w:r>
            <w:r>
              <w:rPr>
                <w:rFonts w:ascii="Times New Roman" w:hAnsi="Times New Roman"/>
                <w:sz w:val="24"/>
                <w:szCs w:val="24"/>
              </w:rPr>
              <w:t xml:space="preserve"> и пределов измерения теплоносителя;</w:t>
            </w:r>
          </w:p>
          <w:p w14:paraId="04E835C4" w14:textId="77777777" w:rsidR="00A27033" w:rsidRDefault="00293C77">
            <w:pPr>
              <w:spacing w:after="0" w:line="240" w:lineRule="auto"/>
              <w:ind w:right="57"/>
              <w:jc w:val="both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>- Функциональную схему измерения параметров теплоносителя;</w:t>
            </w:r>
          </w:p>
          <w:p w14:paraId="5B635999" w14:textId="77777777" w:rsidR="00A27033" w:rsidRDefault="00293C77">
            <w:pPr>
              <w:spacing w:after="0" w:line="240" w:lineRule="auto"/>
              <w:ind w:right="57"/>
              <w:jc w:val="both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>- Схемы установки первичных преобразователей на трубопроводах, с соблюдением длин прямых участков, указанных в паспортных данных на приборы;</w:t>
            </w:r>
          </w:p>
          <w:p w14:paraId="0D7121AB" w14:textId="77777777" w:rsidR="00A27033" w:rsidRDefault="00293C77">
            <w:pPr>
              <w:spacing w:after="0" w:line="240" w:lineRule="auto"/>
              <w:ind w:right="57"/>
              <w:jc w:val="both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 xml:space="preserve">- План помещения с </w:t>
            </w:r>
            <w:r>
              <w:rPr>
                <w:rFonts w:ascii="Times New Roman" w:hAnsi="Times New Roman"/>
                <w:sz w:val="24"/>
                <w:szCs w:val="24"/>
              </w:rPr>
              <w:t>указанием мест установки прибора узла учета и кабельных проводок;</w:t>
            </w:r>
          </w:p>
          <w:p w14:paraId="482563DA" w14:textId="77777777" w:rsidR="00A27033" w:rsidRDefault="00293C77">
            <w:pPr>
              <w:spacing w:after="0" w:line="240" w:lineRule="auto"/>
              <w:ind w:right="57"/>
              <w:jc w:val="both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>- Принципиальную электрическую схему подключения приборов УУТЭ;</w:t>
            </w:r>
          </w:p>
          <w:p w14:paraId="5D748E04" w14:textId="77777777" w:rsidR="00A27033" w:rsidRDefault="00293C77">
            <w:pPr>
              <w:spacing w:after="0" w:line="240" w:lineRule="auto"/>
              <w:ind w:right="57"/>
              <w:jc w:val="both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 xml:space="preserve">- Схему внешних соединений первичных преобразователей с </w:t>
            </w:r>
            <w:proofErr w:type="spellStart"/>
            <w:r>
              <w:rPr>
                <w:rFonts w:ascii="Times New Roman" w:hAnsi="Times New Roman"/>
                <w:sz w:val="24"/>
                <w:szCs w:val="24"/>
              </w:rPr>
              <w:t>тепловычислителем</w:t>
            </w:r>
            <w:proofErr w:type="spellEnd"/>
            <w:r>
              <w:rPr>
                <w:rFonts w:ascii="Times New Roman" w:hAnsi="Times New Roman"/>
                <w:sz w:val="24"/>
                <w:szCs w:val="24"/>
              </w:rPr>
              <w:t>;</w:t>
            </w:r>
          </w:p>
          <w:p w14:paraId="5B7917E7" w14:textId="77777777" w:rsidR="00A27033" w:rsidRDefault="00293C77">
            <w:pPr>
              <w:spacing w:after="0" w:line="240" w:lineRule="auto"/>
              <w:ind w:right="57"/>
              <w:jc w:val="both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>- Электрическую схему питания УУТЭ;</w:t>
            </w:r>
          </w:p>
          <w:p w14:paraId="4F96DAB3" w14:textId="77777777" w:rsidR="00A27033" w:rsidRDefault="00293C77">
            <w:pPr>
              <w:spacing w:after="0" w:line="240" w:lineRule="auto"/>
              <w:ind w:right="57"/>
              <w:jc w:val="both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>- Чертеж общего</w:t>
            </w:r>
            <w:r>
              <w:rPr>
                <w:rFonts w:ascii="Times New Roman" w:hAnsi="Times New Roman"/>
                <w:sz w:val="24"/>
                <w:szCs w:val="24"/>
              </w:rPr>
              <w:t xml:space="preserve"> вида шкафа узла учета;</w:t>
            </w:r>
          </w:p>
          <w:p w14:paraId="6950E070" w14:textId="77777777" w:rsidR="00A27033" w:rsidRDefault="00293C77">
            <w:pPr>
              <w:spacing w:after="0" w:line="240" w:lineRule="auto"/>
              <w:ind w:right="57"/>
              <w:jc w:val="both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>- Спецификацию на оборудование, приборы, материалы;</w:t>
            </w:r>
          </w:p>
          <w:p w14:paraId="5EBF199A" w14:textId="77777777" w:rsidR="00A27033" w:rsidRDefault="00293C77">
            <w:pPr>
              <w:spacing w:after="0" w:line="240" w:lineRule="auto"/>
              <w:ind w:right="57"/>
              <w:jc w:val="both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>- Форму отчетной ведомости показаний приборов учета, соответствующую требованиям, указанными в п.4 настоящих Технических условий;</w:t>
            </w:r>
          </w:p>
          <w:p w14:paraId="64461EE1" w14:textId="77777777" w:rsidR="00A27033" w:rsidRDefault="00293C77">
            <w:pPr>
              <w:spacing w:after="0" w:line="240" w:lineRule="auto"/>
              <w:ind w:right="57"/>
              <w:jc w:val="both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>- Форму отчетной ведомости, получаемую с установле</w:t>
            </w:r>
            <w:r>
              <w:rPr>
                <w:rFonts w:ascii="Times New Roman" w:hAnsi="Times New Roman"/>
                <w:sz w:val="24"/>
                <w:szCs w:val="24"/>
              </w:rPr>
              <w:t>нного оборудования дистанционного снятия показаний приборов учета, с использованием стандартных промышленных протоколов и интерфейсов, в случае установки на УУТЭ оборудования удаленного доступа, соответствующую требованиям, указанными в п.6 настоящих Техни</w:t>
            </w:r>
            <w:r>
              <w:rPr>
                <w:rFonts w:ascii="Times New Roman" w:hAnsi="Times New Roman"/>
                <w:sz w:val="24"/>
                <w:szCs w:val="24"/>
              </w:rPr>
              <w:t>ческих условий ниже по тексту;</w:t>
            </w:r>
          </w:p>
          <w:p w14:paraId="711B9A31" w14:textId="77777777" w:rsidR="00A27033" w:rsidRDefault="00293C77">
            <w:pPr>
              <w:spacing w:after="0" w:line="240" w:lineRule="auto"/>
              <w:ind w:right="57"/>
              <w:jc w:val="both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 xml:space="preserve">- Схему подключения выходного сигнала от тахометрического водомера подпитки к </w:t>
            </w:r>
            <w:proofErr w:type="spellStart"/>
            <w:r>
              <w:rPr>
                <w:rFonts w:ascii="Times New Roman" w:hAnsi="Times New Roman"/>
                <w:sz w:val="24"/>
                <w:szCs w:val="24"/>
              </w:rPr>
              <w:t>тепловычислителю</w:t>
            </w:r>
            <w:proofErr w:type="spellEnd"/>
            <w:r>
              <w:rPr>
                <w:rFonts w:ascii="Times New Roman" w:hAnsi="Times New Roman"/>
                <w:sz w:val="24"/>
                <w:szCs w:val="24"/>
              </w:rPr>
              <w:t>;</w:t>
            </w:r>
          </w:p>
          <w:p w14:paraId="4AF73EB0" w14:textId="77777777" w:rsidR="00A27033" w:rsidRDefault="00293C77">
            <w:pPr>
              <w:spacing w:after="0" w:line="240" w:lineRule="auto"/>
              <w:ind w:right="57"/>
              <w:jc w:val="both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>- Схему пломбирования средств измерений и устройств, входящих в состав УУТЭ.</w:t>
            </w:r>
          </w:p>
          <w:p w14:paraId="0A2CCD91" w14:textId="77777777" w:rsidR="00A27033" w:rsidRDefault="00293C77">
            <w:pPr>
              <w:spacing w:after="0" w:line="240" w:lineRule="auto"/>
              <w:ind w:right="57"/>
              <w:jc w:val="both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>4. При проектировании УУТЭ для потребителей тепловой энергии, подключенных после тепловых пунктов, необходимо предусмотреть:</w:t>
            </w:r>
          </w:p>
          <w:p w14:paraId="73D6EF2A" w14:textId="77777777" w:rsidR="00A27033" w:rsidRDefault="00293C77">
            <w:pPr>
              <w:spacing w:after="0" w:line="240" w:lineRule="auto"/>
              <w:ind w:right="57"/>
              <w:jc w:val="both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>- ведение учета тепловой энергии и теплоносителя по ка</w:t>
            </w:r>
            <w:r>
              <w:rPr>
                <w:rFonts w:ascii="Times New Roman" w:hAnsi="Times New Roman"/>
                <w:sz w:val="24"/>
                <w:szCs w:val="24"/>
              </w:rPr>
              <w:t>ждому виду тепловой нагрузки согласно схемам, утвержденных Правилами учета;</w:t>
            </w:r>
          </w:p>
          <w:p w14:paraId="17A22701" w14:textId="77777777" w:rsidR="00A27033" w:rsidRDefault="00293C77">
            <w:pPr>
              <w:spacing w:after="0" w:line="240" w:lineRule="auto"/>
              <w:ind w:right="57"/>
              <w:jc w:val="both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>- соответствие программного обеспечения приборов учета тепловой энергии и теплоносителя формулам расчета тепловой энергии, принятым в Правилах учета по каждому из видов теплопотреб</w:t>
            </w:r>
            <w:r>
              <w:rPr>
                <w:rFonts w:ascii="Times New Roman" w:hAnsi="Times New Roman"/>
                <w:sz w:val="24"/>
                <w:szCs w:val="24"/>
              </w:rPr>
              <w:t>ления.</w:t>
            </w:r>
          </w:p>
          <w:p w14:paraId="42BF17DF" w14:textId="77777777" w:rsidR="00A27033" w:rsidRDefault="00293C77">
            <w:pPr>
              <w:spacing w:after="0" w:line="240" w:lineRule="auto"/>
              <w:ind w:right="57"/>
              <w:jc w:val="both"/>
              <w:rPr>
                <w:rFonts w:ascii="Times New Roman" w:hAnsi="Times New Roman"/>
                <w:sz w:val="24"/>
                <w:szCs w:val="24"/>
              </w:rPr>
            </w:pPr>
            <w:bookmarkStart w:id="4" w:name="bookmark0"/>
            <w:r>
              <w:rPr>
                <w:rFonts w:ascii="Times New Roman" w:hAnsi="Times New Roman"/>
                <w:sz w:val="24"/>
                <w:szCs w:val="24"/>
              </w:rPr>
              <w:t>5. Рекомендуемые требования к расчетам и выбору средств измерений</w:t>
            </w:r>
            <w:bookmarkEnd w:id="4"/>
            <w:r>
              <w:rPr>
                <w:rFonts w:ascii="Times New Roman" w:hAnsi="Times New Roman"/>
                <w:sz w:val="24"/>
                <w:szCs w:val="24"/>
              </w:rPr>
              <w:t>.</w:t>
            </w:r>
          </w:p>
          <w:p w14:paraId="38039CEE" w14:textId="77777777" w:rsidR="00A27033" w:rsidRDefault="00293C77">
            <w:pPr>
              <w:spacing w:after="0" w:line="240" w:lineRule="auto"/>
              <w:ind w:right="57"/>
              <w:jc w:val="both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>а) Рекомендуется устанавливать типы приборов, внесенные в Государственный реестр средств измерения по согласованию с ПАО «МОЭК», предпочтительно ВИСТ или аналогичные.</w:t>
            </w:r>
            <w:del w:id="5" w:author="Илья Провоторов" w:date="2026-02-17T14:01:00Z">
              <w:r>
                <w:rPr>
                  <w:rFonts w:ascii="Times New Roman" w:hAnsi="Times New Roman"/>
                  <w:sz w:val="24"/>
                  <w:szCs w:val="24"/>
                </w:rPr>
                <w:delText>.</w:delText>
              </w:r>
            </w:del>
          </w:p>
          <w:p w14:paraId="7DA824E8" w14:textId="77777777" w:rsidR="00A27033" w:rsidRDefault="00293C77">
            <w:pPr>
              <w:spacing w:after="0" w:line="240" w:lineRule="auto"/>
              <w:ind w:right="57"/>
              <w:jc w:val="both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>б) Выбор верхн</w:t>
            </w:r>
            <w:r>
              <w:rPr>
                <w:rFonts w:ascii="Times New Roman" w:hAnsi="Times New Roman"/>
                <w:sz w:val="24"/>
                <w:szCs w:val="24"/>
              </w:rPr>
              <w:t>его и нижнего предела измерения должен обеспечивать измерение фактического расхода теплоносителя как в отопительный, так и в неотопительный период.</w:t>
            </w:r>
          </w:p>
          <w:p w14:paraId="369CDF4E" w14:textId="77777777" w:rsidR="00A27033" w:rsidRDefault="00293C77">
            <w:pPr>
              <w:spacing w:after="0" w:line="240" w:lineRule="auto"/>
              <w:ind w:right="57"/>
              <w:jc w:val="both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>в) Должна быть обеспечена возможность пломбирования приборов учета.</w:t>
            </w:r>
          </w:p>
          <w:p w14:paraId="3B2F731A" w14:textId="77777777" w:rsidR="00A27033" w:rsidRDefault="00293C77">
            <w:pPr>
              <w:spacing w:after="0" w:line="240" w:lineRule="auto"/>
              <w:ind w:right="57"/>
              <w:jc w:val="both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>г) Выбор диаметров трубопроводов для уст</w:t>
            </w:r>
            <w:r>
              <w:rPr>
                <w:rFonts w:ascii="Times New Roman" w:hAnsi="Times New Roman"/>
                <w:sz w:val="24"/>
                <w:szCs w:val="24"/>
              </w:rPr>
              <w:t xml:space="preserve">ановки приборов учета должен быть осуществлен на основании расчета гидравлических потерь на участке монтажа первичных преобразователей (по «Методике гидравлического расчета </w:t>
            </w:r>
            <w:proofErr w:type="spellStart"/>
            <w:r>
              <w:rPr>
                <w:rFonts w:ascii="Times New Roman" w:hAnsi="Times New Roman"/>
                <w:sz w:val="24"/>
                <w:szCs w:val="24"/>
              </w:rPr>
              <w:t>конфузорно-диффузорных</w:t>
            </w:r>
            <w:proofErr w:type="spellEnd"/>
            <w:r>
              <w:rPr>
                <w:rFonts w:ascii="Times New Roman" w:hAnsi="Times New Roman"/>
                <w:sz w:val="24"/>
                <w:szCs w:val="24"/>
              </w:rPr>
              <w:t xml:space="preserve"> переходов». ВИСИ, Санкт-Петербург, 1996 г.).</w:t>
            </w:r>
          </w:p>
          <w:p w14:paraId="265F7607" w14:textId="77777777" w:rsidR="00A27033" w:rsidRDefault="00293C77">
            <w:pPr>
              <w:spacing w:after="0" w:line="240" w:lineRule="auto"/>
              <w:ind w:right="57"/>
              <w:jc w:val="both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>д) Метрологичес</w:t>
            </w:r>
            <w:r>
              <w:rPr>
                <w:rFonts w:ascii="Times New Roman" w:hAnsi="Times New Roman"/>
                <w:sz w:val="24"/>
                <w:szCs w:val="24"/>
              </w:rPr>
              <w:t>кие характеристики устанавливаемых средств измерений должны соответствовать Правилам учета.</w:t>
            </w:r>
          </w:p>
          <w:p w14:paraId="373FAC42" w14:textId="77777777" w:rsidR="00A27033" w:rsidRDefault="00293C77">
            <w:pPr>
              <w:spacing w:after="0" w:line="240" w:lineRule="auto"/>
              <w:ind w:right="57"/>
              <w:jc w:val="both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 xml:space="preserve">е) Водомер на подпиточной линии наряду с электрической связью с </w:t>
            </w:r>
            <w:proofErr w:type="spellStart"/>
            <w:r>
              <w:rPr>
                <w:rFonts w:ascii="Times New Roman" w:hAnsi="Times New Roman"/>
                <w:sz w:val="24"/>
                <w:szCs w:val="24"/>
              </w:rPr>
              <w:t>тепловычислителем</w:t>
            </w:r>
            <w:proofErr w:type="spellEnd"/>
            <w:r>
              <w:rPr>
                <w:rFonts w:ascii="Times New Roman" w:hAnsi="Times New Roman"/>
                <w:sz w:val="24"/>
                <w:szCs w:val="24"/>
              </w:rPr>
              <w:t xml:space="preserve">, должен быть оснащён энергонезависимым счётным механизмом. Для подключения к </w:t>
            </w:r>
            <w:proofErr w:type="spellStart"/>
            <w:r>
              <w:rPr>
                <w:rFonts w:ascii="Times New Roman" w:hAnsi="Times New Roman"/>
                <w:sz w:val="24"/>
                <w:szCs w:val="24"/>
              </w:rPr>
              <w:t>тепло</w:t>
            </w:r>
            <w:r>
              <w:rPr>
                <w:rFonts w:ascii="Times New Roman" w:hAnsi="Times New Roman"/>
                <w:sz w:val="24"/>
                <w:szCs w:val="24"/>
              </w:rPr>
              <w:t>вычислителю</w:t>
            </w:r>
            <w:proofErr w:type="spellEnd"/>
            <w:r>
              <w:rPr>
                <w:rFonts w:ascii="Times New Roman" w:hAnsi="Times New Roman"/>
                <w:sz w:val="24"/>
                <w:szCs w:val="24"/>
              </w:rPr>
              <w:t xml:space="preserve"> </w:t>
            </w:r>
            <w:r>
              <w:rPr>
                <w:rFonts w:ascii="Times New Roman" w:hAnsi="Times New Roman"/>
                <w:sz w:val="24"/>
                <w:szCs w:val="24"/>
              </w:rPr>
              <w:lastRenderedPageBreak/>
              <w:t>допускаются только тахометрические водомеры с передаточным коэффициентом импульсного преобразователя 10 л/</w:t>
            </w:r>
            <w:proofErr w:type="spellStart"/>
            <w:r>
              <w:rPr>
                <w:rFonts w:ascii="Times New Roman" w:hAnsi="Times New Roman"/>
                <w:sz w:val="24"/>
                <w:szCs w:val="24"/>
              </w:rPr>
              <w:t>имп</w:t>
            </w:r>
            <w:proofErr w:type="spellEnd"/>
            <w:r>
              <w:rPr>
                <w:rFonts w:ascii="Times New Roman" w:hAnsi="Times New Roman"/>
                <w:sz w:val="24"/>
                <w:szCs w:val="24"/>
              </w:rPr>
              <w:t>., указанные в заводских документах на конкретный тип теплосчетчика.</w:t>
            </w:r>
          </w:p>
          <w:p w14:paraId="20C01EEB" w14:textId="77777777" w:rsidR="00A27033" w:rsidRDefault="00293C77">
            <w:pPr>
              <w:spacing w:after="0" w:line="240" w:lineRule="auto"/>
              <w:ind w:right="57"/>
              <w:jc w:val="both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>ж) Прибор учета должен быть оснащен техническими средствами для ег</w:t>
            </w:r>
            <w:r>
              <w:rPr>
                <w:rFonts w:ascii="Times New Roman" w:hAnsi="Times New Roman"/>
                <w:sz w:val="24"/>
                <w:szCs w:val="24"/>
              </w:rPr>
              <w:t>о подключения к системе дистанционного снятия показаний с использованием стандартных промышленных протоколов и интерфейсов.</w:t>
            </w:r>
          </w:p>
          <w:p w14:paraId="056EE708" w14:textId="77777777" w:rsidR="00A27033" w:rsidRDefault="00293C77">
            <w:pPr>
              <w:spacing w:after="0" w:line="240" w:lineRule="auto"/>
              <w:ind w:right="57"/>
              <w:jc w:val="both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>6. Требования к отчетной ведомости.</w:t>
            </w:r>
          </w:p>
          <w:p w14:paraId="0AA1C03A" w14:textId="77777777" w:rsidR="00A27033" w:rsidRDefault="00293C77">
            <w:pPr>
              <w:spacing w:after="0" w:line="240" w:lineRule="auto"/>
              <w:ind w:right="57"/>
              <w:jc w:val="both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>Отчетная ведомость должна содержать следующую информацию:</w:t>
            </w:r>
          </w:p>
          <w:p w14:paraId="7A582BE3" w14:textId="77777777" w:rsidR="00A27033" w:rsidRDefault="00293C77">
            <w:pPr>
              <w:spacing w:after="0" w:line="240" w:lineRule="auto"/>
              <w:ind w:right="57"/>
              <w:jc w:val="both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>- о количестве полученной тепловой энергии (Гкал);</w:t>
            </w:r>
          </w:p>
          <w:p w14:paraId="239893DC" w14:textId="77777777" w:rsidR="00A27033" w:rsidRDefault="00293C77">
            <w:pPr>
              <w:spacing w:after="0" w:line="240" w:lineRule="auto"/>
              <w:ind w:right="57"/>
              <w:jc w:val="both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>- о массе и объеме теплоносителя, полученного по подающему трубопроводу и возвращенного по обратному трубопроводу (т; куб. м);</w:t>
            </w:r>
          </w:p>
          <w:p w14:paraId="2F6D2415" w14:textId="77777777" w:rsidR="00A27033" w:rsidRDefault="00293C77">
            <w:pPr>
              <w:spacing w:after="0" w:line="240" w:lineRule="auto"/>
              <w:ind w:right="57"/>
              <w:jc w:val="both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>- среднечасовую и ср</w:t>
            </w:r>
            <w:r>
              <w:rPr>
                <w:rFonts w:ascii="Times New Roman" w:hAnsi="Times New Roman"/>
                <w:sz w:val="24"/>
                <w:szCs w:val="24"/>
              </w:rPr>
              <w:t>еднесуточную температуры (по средневзвешенному показателю) теплоносителя в подающем и обратном трубопроводах (°С);</w:t>
            </w:r>
          </w:p>
          <w:p w14:paraId="090E0636" w14:textId="77777777" w:rsidR="00A27033" w:rsidRDefault="00293C77">
            <w:pPr>
              <w:spacing w:after="0" w:line="240" w:lineRule="auto"/>
              <w:ind w:right="57"/>
              <w:jc w:val="both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>- среднечасовое и среднесуточное давление (избыточное) теплоносителя в подающем и обратном трубопроводах (МПа);</w:t>
            </w:r>
          </w:p>
          <w:p w14:paraId="7A10EB27" w14:textId="77777777" w:rsidR="00A27033" w:rsidRDefault="00293C77">
            <w:pPr>
              <w:spacing w:after="0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>- массу и объем теплоносителя</w:t>
            </w:r>
            <w:r>
              <w:rPr>
                <w:rFonts w:ascii="Times New Roman" w:hAnsi="Times New Roman"/>
                <w:sz w:val="24"/>
                <w:szCs w:val="24"/>
              </w:rPr>
              <w:t xml:space="preserve">, израсходованного на подпитку внутренних систем теплопотребления (для независимых схем присоединения) (т; </w:t>
            </w:r>
            <w:proofErr w:type="spellStart"/>
            <w:proofErr w:type="gramStart"/>
            <w:r>
              <w:rPr>
                <w:rFonts w:ascii="Times New Roman" w:hAnsi="Times New Roman"/>
                <w:sz w:val="24"/>
                <w:szCs w:val="24"/>
              </w:rPr>
              <w:t>куб.м</w:t>
            </w:r>
            <w:proofErr w:type="spellEnd"/>
            <w:proofErr w:type="gramEnd"/>
            <w:r>
              <w:rPr>
                <w:rFonts w:ascii="Times New Roman" w:hAnsi="Times New Roman"/>
                <w:sz w:val="24"/>
                <w:szCs w:val="24"/>
              </w:rPr>
              <w:t>);</w:t>
            </w:r>
          </w:p>
          <w:p w14:paraId="761A3771" w14:textId="77777777" w:rsidR="00A27033" w:rsidRDefault="00293C77">
            <w:pPr>
              <w:spacing w:after="0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>- время работы узла учета тепловой энергии (час);</w:t>
            </w:r>
          </w:p>
          <w:p w14:paraId="66CDE90D" w14:textId="77777777" w:rsidR="00A27033" w:rsidRDefault="00293C77">
            <w:pPr>
              <w:spacing w:after="0" w:line="240" w:lineRule="auto"/>
              <w:jc w:val="both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>- показания накопителей на начало/конец отчетного периода и их разницу за отчетный период п</w:t>
            </w:r>
            <w:r>
              <w:rPr>
                <w:rFonts w:ascii="Times New Roman" w:hAnsi="Times New Roman"/>
                <w:sz w:val="24"/>
                <w:szCs w:val="24"/>
              </w:rPr>
              <w:t>о:</w:t>
            </w:r>
          </w:p>
          <w:p w14:paraId="0472936F" w14:textId="77777777" w:rsidR="00A27033" w:rsidRDefault="00293C77">
            <w:pPr>
              <w:spacing w:after="0" w:line="240" w:lineRule="auto"/>
              <w:jc w:val="both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>а) количеству тепловой энергии (Гкал);</w:t>
            </w:r>
          </w:p>
          <w:p w14:paraId="3A8EB888" w14:textId="77777777" w:rsidR="00A27033" w:rsidRDefault="00293C77">
            <w:pPr>
              <w:spacing w:after="0" w:line="240" w:lineRule="auto"/>
              <w:jc w:val="both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 xml:space="preserve">б) массе и объему теплоносителя, пропущенного по подающему и обратному трубопроводам (т; </w:t>
            </w:r>
            <w:proofErr w:type="spellStart"/>
            <w:proofErr w:type="gramStart"/>
            <w:r>
              <w:rPr>
                <w:rFonts w:ascii="Times New Roman" w:hAnsi="Times New Roman"/>
                <w:sz w:val="24"/>
                <w:szCs w:val="24"/>
              </w:rPr>
              <w:t>куб.м</w:t>
            </w:r>
            <w:proofErr w:type="spellEnd"/>
            <w:proofErr w:type="gramEnd"/>
            <w:r>
              <w:rPr>
                <w:rFonts w:ascii="Times New Roman" w:hAnsi="Times New Roman"/>
                <w:sz w:val="24"/>
                <w:szCs w:val="24"/>
              </w:rPr>
              <w:t>);</w:t>
            </w:r>
          </w:p>
          <w:p w14:paraId="1049FD85" w14:textId="77777777" w:rsidR="00A27033" w:rsidRDefault="00293C77">
            <w:pPr>
              <w:spacing w:after="0" w:line="240" w:lineRule="auto"/>
              <w:jc w:val="both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>в) времени штатной работы теплосчетчика (час).</w:t>
            </w:r>
          </w:p>
          <w:p w14:paraId="018F8F11" w14:textId="77777777" w:rsidR="00A27033" w:rsidRDefault="00293C77">
            <w:pPr>
              <w:spacing w:after="0" w:line="240" w:lineRule="auto"/>
              <w:jc w:val="both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>- время работы узла учета с расходом сетевой</w:t>
            </w:r>
            <w:r>
              <w:rPr>
                <w:rFonts w:ascii="Times New Roman" w:hAnsi="Times New Roman"/>
                <w:sz w:val="24"/>
                <w:szCs w:val="24"/>
              </w:rPr>
              <w:tab/>
              <w:t>воды меньше установленного минимума по подающему трубопроводу (час);</w:t>
            </w:r>
          </w:p>
          <w:p w14:paraId="7B70380B" w14:textId="77777777" w:rsidR="00A27033" w:rsidRDefault="00293C77">
            <w:pPr>
              <w:spacing w:after="0" w:line="240" w:lineRule="auto"/>
              <w:jc w:val="both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>- время работы узла учета с расходом сетевой</w:t>
            </w:r>
            <w:r>
              <w:rPr>
                <w:rFonts w:ascii="Times New Roman" w:hAnsi="Times New Roman"/>
                <w:sz w:val="24"/>
                <w:szCs w:val="24"/>
              </w:rPr>
              <w:tab/>
              <w:t>воды</w:t>
            </w:r>
            <w:r>
              <w:rPr>
                <w:rFonts w:ascii="Times New Roman" w:hAnsi="Times New Roman"/>
                <w:sz w:val="24"/>
                <w:szCs w:val="24"/>
              </w:rPr>
              <w:tab/>
              <w:t>больше установленного максимума по подающему трубопроводу (час);</w:t>
            </w:r>
          </w:p>
          <w:p w14:paraId="1B22F908" w14:textId="77777777" w:rsidR="00A27033" w:rsidRDefault="00293C77">
            <w:pPr>
              <w:spacing w:after="0" w:line="240" w:lineRule="auto"/>
              <w:jc w:val="both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>- время работы узла учета п</w:t>
            </w:r>
            <w:r>
              <w:rPr>
                <w:rFonts w:ascii="Times New Roman" w:hAnsi="Times New Roman"/>
                <w:sz w:val="24"/>
                <w:szCs w:val="24"/>
              </w:rPr>
              <w:t xml:space="preserve">ри </w:t>
            </w:r>
            <w:proofErr w:type="spellStart"/>
            <w:r>
              <w:rPr>
                <w:rFonts w:ascii="Times New Roman" w:hAnsi="Times New Roman"/>
                <w:sz w:val="24"/>
                <w:szCs w:val="24"/>
              </w:rPr>
              <w:t>At</w:t>
            </w:r>
            <w:proofErr w:type="spellEnd"/>
            <w:r>
              <w:rPr>
                <w:rFonts w:ascii="Times New Roman" w:hAnsi="Times New Roman"/>
                <w:sz w:val="24"/>
                <w:szCs w:val="24"/>
              </w:rPr>
              <w:t xml:space="preserve"> меньше установленного минимума (час);</w:t>
            </w:r>
          </w:p>
          <w:p w14:paraId="27B870AA" w14:textId="77777777" w:rsidR="00A27033" w:rsidRDefault="00293C77">
            <w:pPr>
              <w:spacing w:after="0" w:line="240" w:lineRule="auto"/>
              <w:jc w:val="both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>- время работы узла учета при отсутствии электропитания (час);</w:t>
            </w:r>
          </w:p>
          <w:p w14:paraId="69C6EB8B" w14:textId="77777777" w:rsidR="00A27033" w:rsidRDefault="00293C77">
            <w:pPr>
              <w:spacing w:after="0" w:line="240" w:lineRule="auto"/>
              <w:jc w:val="both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>- время работы узла учета с прочими ошибками (час);</w:t>
            </w:r>
          </w:p>
          <w:p w14:paraId="0F471FC5" w14:textId="77777777" w:rsidR="00A27033" w:rsidRDefault="00293C77">
            <w:pPr>
              <w:spacing w:after="0" w:line="240" w:lineRule="auto"/>
              <w:jc w:val="both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>сведения о количестве потреблённой тепловой энергии с учётом нештатной работы, утечки теплоносите</w:t>
            </w:r>
            <w:r>
              <w:rPr>
                <w:rFonts w:ascii="Times New Roman" w:hAnsi="Times New Roman"/>
                <w:sz w:val="24"/>
                <w:szCs w:val="24"/>
              </w:rPr>
              <w:t>ля и подпитка внутренних систем теплопотребления (Гкал).</w:t>
            </w:r>
          </w:p>
          <w:p w14:paraId="369A8E1A" w14:textId="77777777" w:rsidR="00A27033" w:rsidRDefault="00293C77">
            <w:pPr>
              <w:spacing w:after="0" w:line="240" w:lineRule="auto"/>
              <w:jc w:val="both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>7. Требования к устройству узла учета тепловой энергии, теплоносителя.</w:t>
            </w:r>
          </w:p>
          <w:p w14:paraId="624A4480" w14:textId="77777777" w:rsidR="00A27033" w:rsidRDefault="00293C77">
            <w:pPr>
              <w:spacing w:after="0" w:line="240" w:lineRule="auto"/>
              <w:jc w:val="both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>7.1. Линии связи и цепи питания должны прокладываться в отдельных заземленных электромонтажных стальных трубах или металлических</w:t>
            </w:r>
            <w:r>
              <w:rPr>
                <w:rFonts w:ascii="Times New Roman" w:hAnsi="Times New Roman"/>
                <w:sz w:val="24"/>
                <w:szCs w:val="24"/>
              </w:rPr>
              <w:t xml:space="preserve"> рукавах. Провода и кабельные линии должны быть промаркированы с указанием их типов. Типы кабелей, используемых в схеме, должны соответствовать техническим требованиям завода-изготовителя приборов учета тепловой энергии.</w:t>
            </w:r>
          </w:p>
          <w:p w14:paraId="5632C029" w14:textId="77777777" w:rsidR="00A27033" w:rsidRDefault="00293C77">
            <w:pPr>
              <w:spacing w:after="0" w:line="240" w:lineRule="auto"/>
              <w:jc w:val="both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 xml:space="preserve">7.2. </w:t>
            </w:r>
            <w:proofErr w:type="spellStart"/>
            <w:r>
              <w:rPr>
                <w:rFonts w:ascii="Times New Roman" w:hAnsi="Times New Roman"/>
                <w:sz w:val="24"/>
                <w:szCs w:val="24"/>
              </w:rPr>
              <w:t>Тепловычислитель</w:t>
            </w:r>
            <w:proofErr w:type="spellEnd"/>
            <w:r>
              <w:rPr>
                <w:rFonts w:ascii="Times New Roman" w:hAnsi="Times New Roman"/>
                <w:sz w:val="24"/>
                <w:szCs w:val="24"/>
              </w:rPr>
              <w:t>, блоки питани</w:t>
            </w:r>
            <w:r>
              <w:rPr>
                <w:rFonts w:ascii="Times New Roman" w:hAnsi="Times New Roman"/>
                <w:sz w:val="24"/>
                <w:szCs w:val="24"/>
              </w:rPr>
              <w:t xml:space="preserve">я, адаптер регистрации, </w:t>
            </w:r>
            <w:proofErr w:type="spellStart"/>
            <w:r>
              <w:rPr>
                <w:rFonts w:ascii="Times New Roman" w:hAnsi="Times New Roman"/>
                <w:sz w:val="24"/>
                <w:szCs w:val="24"/>
              </w:rPr>
              <w:t>электрокоммутационная</w:t>
            </w:r>
            <w:proofErr w:type="spellEnd"/>
            <w:r>
              <w:rPr>
                <w:rFonts w:ascii="Times New Roman" w:hAnsi="Times New Roman"/>
                <w:sz w:val="24"/>
                <w:szCs w:val="24"/>
              </w:rPr>
              <w:t xml:space="preserve"> аппаратура должны быть установлены в общем щите (шкафу), исключающем несанкционированный доступ к указанному оборудованию.</w:t>
            </w:r>
          </w:p>
          <w:p w14:paraId="7402C0AE" w14:textId="77777777" w:rsidR="00A27033" w:rsidRDefault="00293C77">
            <w:pPr>
              <w:spacing w:after="0" w:line="240" w:lineRule="auto"/>
              <w:jc w:val="both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>7.3. Защитное заземление прибора учета тепловой энергии должно быть выполнено в соответ</w:t>
            </w:r>
            <w:r>
              <w:rPr>
                <w:rFonts w:ascii="Times New Roman" w:hAnsi="Times New Roman"/>
                <w:sz w:val="24"/>
                <w:szCs w:val="24"/>
              </w:rPr>
              <w:t>ствии с требованиями Правил устройства энергоустановок.</w:t>
            </w:r>
          </w:p>
          <w:p w14:paraId="28A6C09C" w14:textId="77777777" w:rsidR="00A27033" w:rsidRDefault="00293C77">
            <w:pPr>
              <w:spacing w:after="0" w:line="240" w:lineRule="auto"/>
              <w:jc w:val="both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lastRenderedPageBreak/>
              <w:t>7.4. Щит узла учета должен быть укомплектован разъемами для подключения переносного адаптера и ноутбука.</w:t>
            </w:r>
          </w:p>
        </w:tc>
      </w:tr>
      <w:tr w:rsidR="00A27033" w14:paraId="420ECE61" w14:textId="77777777">
        <w:trPr>
          <w:trHeight w:val="195"/>
        </w:trPr>
        <w:tc>
          <w:tcPr>
            <w:tcW w:w="900" w:type="dxa"/>
          </w:tcPr>
          <w:p w14:paraId="19F1FA8C" w14:textId="77777777" w:rsidR="00A27033" w:rsidRDefault="00293C77">
            <w:pPr>
              <w:shd w:val="clear" w:color="auto" w:fill="FFFFFF"/>
              <w:spacing w:after="0" w:line="240" w:lineRule="auto"/>
              <w:rPr>
                <w:rFonts w:ascii="Times New Roman" w:eastAsia="Times New Roman" w:hAnsi="Times New Roman"/>
                <w:sz w:val="24"/>
                <w:szCs w:val="24"/>
                <w:lang w:eastAsia="ru-RU"/>
              </w:rPr>
            </w:pPr>
            <w:r>
              <w:rPr>
                <w:rFonts w:ascii="Times New Roman" w:eastAsia="Times New Roman" w:hAnsi="Times New Roman"/>
                <w:sz w:val="24"/>
                <w:szCs w:val="24"/>
                <w:lang w:val="en-US" w:eastAsia="ru-RU"/>
              </w:rPr>
              <w:lastRenderedPageBreak/>
              <w:t>2.</w:t>
            </w:r>
            <w:r>
              <w:rPr>
                <w:rFonts w:ascii="Times New Roman" w:eastAsia="Times New Roman" w:hAnsi="Times New Roman"/>
                <w:sz w:val="24"/>
                <w:szCs w:val="24"/>
                <w:lang w:eastAsia="ru-RU"/>
              </w:rPr>
              <w:t>5</w:t>
            </w:r>
            <w:r>
              <w:rPr>
                <w:rFonts w:ascii="Times New Roman" w:eastAsia="Times New Roman" w:hAnsi="Times New Roman"/>
                <w:sz w:val="24"/>
                <w:szCs w:val="24"/>
                <w:lang w:val="en-US" w:eastAsia="ru-RU"/>
              </w:rPr>
              <w:t>.</w:t>
            </w:r>
          </w:p>
        </w:tc>
        <w:tc>
          <w:tcPr>
            <w:tcW w:w="2694" w:type="dxa"/>
          </w:tcPr>
          <w:p w14:paraId="732589C6" w14:textId="77777777" w:rsidR="00A27033" w:rsidRDefault="00293C77">
            <w:pPr>
              <w:widowControl w:val="0"/>
              <w:shd w:val="clear" w:color="auto" w:fill="FFFFFF"/>
              <w:spacing w:after="0" w:line="240" w:lineRule="auto"/>
              <w:ind w:right="245" w:hanging="10"/>
              <w:rPr>
                <w:rFonts w:ascii="Times New Roman" w:eastAsia="Times New Roman" w:hAnsi="Times New Roman"/>
                <w:sz w:val="24"/>
                <w:szCs w:val="24"/>
                <w:lang w:eastAsia="ru-RU"/>
              </w:rPr>
            </w:pPr>
            <w:r>
              <w:rPr>
                <w:rFonts w:ascii="Times New Roman" w:eastAsia="Times New Roman" w:hAnsi="Times New Roman"/>
                <w:sz w:val="24"/>
                <w:szCs w:val="24"/>
                <w:lang w:eastAsia="ru-RU"/>
              </w:rPr>
              <w:t>Требования к проектированию системы отопления.</w:t>
            </w:r>
          </w:p>
        </w:tc>
        <w:tc>
          <w:tcPr>
            <w:tcW w:w="7038" w:type="dxa"/>
          </w:tcPr>
          <w:p w14:paraId="022364A0" w14:textId="77777777" w:rsidR="00A27033" w:rsidRDefault="00293C77">
            <w:pPr>
              <w:spacing w:after="0" w:line="240" w:lineRule="auto"/>
              <w:ind w:right="57"/>
              <w:jc w:val="both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>Разработать проектные решения и утонить при проектировании:</w:t>
            </w:r>
          </w:p>
          <w:p w14:paraId="22D7EC9F" w14:textId="77777777" w:rsidR="00A27033" w:rsidRDefault="00293C77">
            <w:pPr>
              <w:pStyle w:val="a4"/>
              <w:jc w:val="both"/>
            </w:pPr>
            <w:r>
              <w:t xml:space="preserve">1. Систему отопления предусмотреть водяную, замкнутую, двухтрубную с нижней разводкой от теплообменных пластинчатых аппаратов в ИТП. </w:t>
            </w:r>
          </w:p>
          <w:p w14:paraId="509D66D4" w14:textId="77777777" w:rsidR="00A27033" w:rsidRDefault="00293C77">
            <w:pPr>
              <w:pStyle w:val="a4"/>
              <w:jc w:val="both"/>
            </w:pPr>
            <w:r>
              <w:t>2. Предусмотрет</w:t>
            </w:r>
            <w:r>
              <w:t xml:space="preserve">ь устройство распределительного коллектора с запорно-регулирующей арматурой, </w:t>
            </w:r>
            <w:proofErr w:type="spellStart"/>
            <w:r>
              <w:t>КиП</w:t>
            </w:r>
            <w:proofErr w:type="spellEnd"/>
            <w:r>
              <w:t>, группой безопасности и зонирование системы отопления, предпочтительно поэтажное разделение системы и разделение каждого этажа на 2 зоны с приблизительно одинаковым количество</w:t>
            </w:r>
            <w:r>
              <w:t xml:space="preserve">м отопительных приборов по зонам. </w:t>
            </w:r>
          </w:p>
          <w:p w14:paraId="417EC668" w14:textId="77777777" w:rsidR="00A27033" w:rsidRDefault="00293C77">
            <w:pPr>
              <w:pStyle w:val="a4"/>
              <w:jc w:val="both"/>
            </w:pPr>
            <w:r>
              <w:t>3. Тепловые нагрузки по помещениям и по зданию в целом определить проектом.</w:t>
            </w:r>
          </w:p>
          <w:p w14:paraId="378E5322" w14:textId="77777777" w:rsidR="00A27033" w:rsidRDefault="00293C77">
            <w:pPr>
              <w:pStyle w:val="a4"/>
              <w:jc w:val="both"/>
            </w:pPr>
            <w:r>
              <w:t>Радиаторы предусмотреть биметаллические с терморегуляторами (термоголовками). Количество секций в биметаллических радиаторах по помещениям - опре</w:t>
            </w:r>
            <w:r>
              <w:t>делить проектом. Радиаторы оборудовать запорной арматурой нижнего подключения с присоединением ¾” типа «</w:t>
            </w:r>
            <w:proofErr w:type="spellStart"/>
            <w:r>
              <w:t>евроконус</w:t>
            </w:r>
            <w:proofErr w:type="spellEnd"/>
            <w:r>
              <w:t xml:space="preserve">». </w:t>
            </w:r>
          </w:p>
          <w:p w14:paraId="6A180089" w14:textId="77777777" w:rsidR="00A27033" w:rsidRDefault="00293C77">
            <w:pPr>
              <w:pStyle w:val="a4"/>
              <w:jc w:val="both"/>
            </w:pPr>
            <w:r>
              <w:t>Материал трубопроводов системы отопления – сталь.</w:t>
            </w:r>
          </w:p>
          <w:p w14:paraId="35D98906" w14:textId="77777777" w:rsidR="00A27033" w:rsidRDefault="00293C77">
            <w:pPr>
              <w:pStyle w:val="a4"/>
              <w:jc w:val="both"/>
            </w:pPr>
            <w:r>
              <w:t xml:space="preserve">4. При проектировании предусмотреть воздухосборники с автоматическими </w:t>
            </w:r>
            <w:proofErr w:type="spellStart"/>
            <w:r>
              <w:t>воздухоотводчиками</w:t>
            </w:r>
            <w:proofErr w:type="spellEnd"/>
            <w:r>
              <w:t xml:space="preserve"> </w:t>
            </w:r>
            <w:r>
              <w:t>и запорной арматурой в верхних точках трубопроводов.</w:t>
            </w:r>
          </w:p>
          <w:p w14:paraId="756A6B51" w14:textId="77777777" w:rsidR="00A27033" w:rsidRDefault="00293C77">
            <w:pPr>
              <w:pStyle w:val="a4"/>
              <w:jc w:val="both"/>
            </w:pPr>
            <w:r>
              <w:t>В нижних точках предусмотреть сливные дренажные краны.</w:t>
            </w:r>
          </w:p>
          <w:p w14:paraId="0EA3EEDA" w14:textId="77777777" w:rsidR="00A27033" w:rsidRDefault="00293C77">
            <w:pPr>
              <w:pStyle w:val="a4"/>
              <w:jc w:val="both"/>
            </w:pPr>
            <w:r>
              <w:t>6. Проектные решения согласовать с заказчиком.</w:t>
            </w:r>
          </w:p>
        </w:tc>
      </w:tr>
      <w:tr w:rsidR="00A27033" w14:paraId="64BA781F" w14:textId="77777777">
        <w:trPr>
          <w:trHeight w:val="195"/>
        </w:trPr>
        <w:tc>
          <w:tcPr>
            <w:tcW w:w="900" w:type="dxa"/>
          </w:tcPr>
          <w:p w14:paraId="4D102705" w14:textId="77777777" w:rsidR="00A27033" w:rsidRDefault="00293C77">
            <w:pPr>
              <w:shd w:val="clear" w:color="auto" w:fill="FFFFFF"/>
              <w:spacing w:after="0" w:line="240" w:lineRule="auto"/>
              <w:rPr>
                <w:rFonts w:ascii="Times New Roman" w:eastAsia="Times New Roman" w:hAnsi="Times New Roman"/>
                <w:sz w:val="24"/>
                <w:szCs w:val="24"/>
                <w:lang w:eastAsia="ru-RU"/>
              </w:rPr>
            </w:pPr>
            <w:r>
              <w:rPr>
                <w:rFonts w:ascii="Times New Roman" w:eastAsia="Times New Roman" w:hAnsi="Times New Roman"/>
                <w:sz w:val="24"/>
                <w:szCs w:val="24"/>
                <w:lang w:eastAsia="ru-RU"/>
              </w:rPr>
              <w:t>2.6.</w:t>
            </w:r>
          </w:p>
        </w:tc>
        <w:tc>
          <w:tcPr>
            <w:tcW w:w="2694" w:type="dxa"/>
          </w:tcPr>
          <w:p w14:paraId="7FB5C51A" w14:textId="77777777" w:rsidR="00A27033" w:rsidRDefault="00293C77">
            <w:pPr>
              <w:widowControl w:val="0"/>
              <w:shd w:val="clear" w:color="auto" w:fill="FFFFFF"/>
              <w:spacing w:after="0" w:line="240" w:lineRule="auto"/>
              <w:ind w:hanging="10"/>
              <w:rPr>
                <w:rFonts w:ascii="Times New Roman" w:eastAsia="Times New Roman" w:hAnsi="Times New Roman"/>
                <w:sz w:val="24"/>
                <w:szCs w:val="24"/>
                <w:lang w:eastAsia="ru-RU"/>
              </w:rPr>
            </w:pPr>
            <w:r>
              <w:rPr>
                <w:rFonts w:ascii="Times New Roman" w:eastAsia="Times New Roman" w:hAnsi="Times New Roman"/>
                <w:sz w:val="24"/>
                <w:szCs w:val="24"/>
                <w:lang w:eastAsia="ru-RU"/>
              </w:rPr>
              <w:t>Требования к проектированию системы вентиляции и кондиционирования</w:t>
            </w:r>
          </w:p>
        </w:tc>
        <w:tc>
          <w:tcPr>
            <w:tcW w:w="7038" w:type="dxa"/>
          </w:tcPr>
          <w:p w14:paraId="7B5771ED" w14:textId="77777777" w:rsidR="00A27033" w:rsidRDefault="00293C77">
            <w:pPr>
              <w:spacing w:after="0" w:line="240" w:lineRule="auto"/>
              <w:ind w:right="57"/>
              <w:jc w:val="both"/>
              <w:rPr>
                <w:rFonts w:ascii="Times New Roman" w:eastAsia="Times New Roman" w:hAnsi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/>
                <w:sz w:val="24"/>
                <w:szCs w:val="24"/>
              </w:rPr>
              <w:t>Определить при проектировании.</w:t>
            </w:r>
          </w:p>
        </w:tc>
      </w:tr>
      <w:tr w:rsidR="00A27033" w14:paraId="4CDC953C" w14:textId="77777777">
        <w:trPr>
          <w:trHeight w:val="195"/>
        </w:trPr>
        <w:tc>
          <w:tcPr>
            <w:tcW w:w="900" w:type="dxa"/>
          </w:tcPr>
          <w:p w14:paraId="609F342C" w14:textId="77777777" w:rsidR="00A27033" w:rsidRDefault="00293C77">
            <w:pPr>
              <w:shd w:val="clear" w:color="auto" w:fill="FFFFFF"/>
              <w:spacing w:after="0" w:line="240" w:lineRule="auto"/>
              <w:rPr>
                <w:rFonts w:ascii="Times New Roman" w:eastAsia="Times New Roman" w:hAnsi="Times New Roman"/>
                <w:sz w:val="24"/>
                <w:szCs w:val="24"/>
                <w:lang w:eastAsia="ru-RU"/>
              </w:rPr>
            </w:pPr>
            <w:r>
              <w:rPr>
                <w:rFonts w:ascii="Times New Roman" w:eastAsia="Times New Roman" w:hAnsi="Times New Roman"/>
                <w:sz w:val="24"/>
                <w:szCs w:val="24"/>
                <w:lang w:eastAsia="ru-RU"/>
              </w:rPr>
              <w:t>2.7.</w:t>
            </w:r>
          </w:p>
        </w:tc>
        <w:tc>
          <w:tcPr>
            <w:tcW w:w="2694" w:type="dxa"/>
          </w:tcPr>
          <w:p w14:paraId="56A15FF0" w14:textId="77777777" w:rsidR="00A27033" w:rsidRDefault="00293C77">
            <w:pPr>
              <w:widowControl w:val="0"/>
              <w:shd w:val="clear" w:color="auto" w:fill="FFFFFF"/>
              <w:spacing w:after="0" w:line="240" w:lineRule="auto"/>
              <w:ind w:right="245" w:hanging="10"/>
              <w:rPr>
                <w:rFonts w:ascii="Times New Roman" w:eastAsia="Times New Roman" w:hAnsi="Times New Roman"/>
                <w:sz w:val="24"/>
                <w:szCs w:val="24"/>
                <w:lang w:eastAsia="ru-RU"/>
              </w:rPr>
            </w:pPr>
            <w:r>
              <w:rPr>
                <w:rFonts w:ascii="Times New Roman" w:eastAsia="Times New Roman" w:hAnsi="Times New Roman"/>
                <w:sz w:val="24"/>
                <w:szCs w:val="24"/>
                <w:lang w:eastAsia="ru-RU"/>
              </w:rPr>
              <w:t>Требования к слаботочным системам</w:t>
            </w:r>
          </w:p>
        </w:tc>
        <w:tc>
          <w:tcPr>
            <w:tcW w:w="7038" w:type="dxa"/>
          </w:tcPr>
          <w:p w14:paraId="07EA5FDE" w14:textId="77777777" w:rsidR="00A27033" w:rsidRDefault="00293C77">
            <w:pPr>
              <w:spacing w:after="0" w:line="240" w:lineRule="auto"/>
              <w:ind w:right="57"/>
              <w:jc w:val="both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>Разработать проектные решения и утонить при проектировании:</w:t>
            </w:r>
          </w:p>
          <w:p w14:paraId="456C8DC8" w14:textId="77777777" w:rsidR="00A27033" w:rsidRDefault="00293C77">
            <w:pPr>
              <w:widowControl w:val="0"/>
              <w:spacing w:after="0" w:line="240" w:lineRule="auto"/>
              <w:ind w:right="57"/>
              <w:jc w:val="both"/>
              <w:rPr>
                <w:rFonts w:ascii="Times New Roman" w:eastAsia="Times New Roman" w:hAnsi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/>
                <w:sz w:val="24"/>
                <w:szCs w:val="24"/>
              </w:rPr>
              <w:t>- Система охранного телевидения зданий;</w:t>
            </w:r>
          </w:p>
          <w:p w14:paraId="70880C18" w14:textId="77777777" w:rsidR="00A27033" w:rsidRDefault="00293C77">
            <w:pPr>
              <w:widowControl w:val="0"/>
              <w:spacing w:after="0" w:line="240" w:lineRule="auto"/>
              <w:ind w:right="57"/>
              <w:jc w:val="both"/>
              <w:rPr>
                <w:rFonts w:ascii="Times New Roman" w:eastAsia="Times New Roman" w:hAnsi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/>
                <w:sz w:val="24"/>
                <w:szCs w:val="24"/>
              </w:rPr>
              <w:t>- Система охранного телевидения периметра и территории;</w:t>
            </w:r>
          </w:p>
          <w:p w14:paraId="2E44D7C6" w14:textId="77777777" w:rsidR="00A27033" w:rsidRDefault="00293C77">
            <w:pPr>
              <w:widowControl w:val="0"/>
              <w:spacing w:after="0" w:line="240" w:lineRule="auto"/>
              <w:ind w:right="57"/>
              <w:jc w:val="both"/>
              <w:rPr>
                <w:rFonts w:ascii="Times New Roman" w:eastAsia="Times New Roman" w:hAnsi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/>
                <w:sz w:val="24"/>
                <w:szCs w:val="24"/>
              </w:rPr>
              <w:t>- Система охранной сигнализации, система контроля и управления доступом зданий;</w:t>
            </w:r>
          </w:p>
          <w:p w14:paraId="2216A5DE" w14:textId="77777777" w:rsidR="00A27033" w:rsidRDefault="00293C77">
            <w:pPr>
              <w:widowControl w:val="0"/>
              <w:spacing w:after="0" w:line="240" w:lineRule="auto"/>
              <w:ind w:right="57"/>
              <w:jc w:val="both"/>
              <w:rPr>
                <w:rFonts w:ascii="Times New Roman" w:eastAsia="Times New Roman" w:hAnsi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/>
                <w:sz w:val="24"/>
                <w:szCs w:val="24"/>
              </w:rPr>
              <w:t>- Система охранной сигнализации, система контроля и управления доступом периметр</w:t>
            </w:r>
            <w:r>
              <w:rPr>
                <w:rFonts w:ascii="Times New Roman" w:eastAsia="Times New Roman" w:hAnsi="Times New Roman"/>
                <w:sz w:val="24"/>
                <w:szCs w:val="24"/>
              </w:rPr>
              <w:t>а и территории;</w:t>
            </w:r>
          </w:p>
          <w:p w14:paraId="59E5EE71" w14:textId="77777777" w:rsidR="00A27033" w:rsidRDefault="00293C77">
            <w:pPr>
              <w:widowControl w:val="0"/>
              <w:spacing w:after="0" w:line="240" w:lineRule="auto"/>
              <w:ind w:right="57"/>
              <w:jc w:val="both"/>
              <w:rPr>
                <w:rFonts w:ascii="Times New Roman" w:eastAsia="Times New Roman" w:hAnsi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/>
                <w:sz w:val="24"/>
                <w:szCs w:val="24"/>
              </w:rPr>
              <w:t>- Структурированная кабельная система. Локальная вычислительная сеть. Телефонизация;</w:t>
            </w:r>
          </w:p>
          <w:p w14:paraId="64F9591D" w14:textId="77777777" w:rsidR="00A27033" w:rsidRDefault="00293C77">
            <w:pPr>
              <w:widowControl w:val="0"/>
              <w:spacing w:after="0" w:line="240" w:lineRule="auto"/>
              <w:ind w:right="57"/>
              <w:jc w:val="both"/>
              <w:rPr>
                <w:rFonts w:ascii="Times New Roman" w:eastAsia="Times New Roman" w:hAnsi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/>
                <w:sz w:val="24"/>
                <w:szCs w:val="24"/>
              </w:rPr>
              <w:t>- Объектовая система оповещения зданий и территории. Радиотрансляция;</w:t>
            </w:r>
          </w:p>
        </w:tc>
      </w:tr>
      <w:tr w:rsidR="00A27033" w14:paraId="2E162293" w14:textId="77777777">
        <w:trPr>
          <w:trHeight w:val="195"/>
        </w:trPr>
        <w:tc>
          <w:tcPr>
            <w:tcW w:w="900" w:type="dxa"/>
          </w:tcPr>
          <w:p w14:paraId="4556079F" w14:textId="77777777" w:rsidR="00A27033" w:rsidRDefault="00293C77">
            <w:pPr>
              <w:shd w:val="clear" w:color="auto" w:fill="FFFFFF"/>
              <w:spacing w:after="0" w:line="240" w:lineRule="auto"/>
              <w:rPr>
                <w:rFonts w:ascii="Times New Roman" w:eastAsia="Times New Roman" w:hAnsi="Times New Roman"/>
                <w:sz w:val="24"/>
                <w:szCs w:val="24"/>
                <w:lang w:eastAsia="ru-RU"/>
              </w:rPr>
            </w:pPr>
            <w:r>
              <w:rPr>
                <w:rFonts w:ascii="Times New Roman" w:eastAsia="Times New Roman" w:hAnsi="Times New Roman"/>
                <w:sz w:val="24"/>
                <w:szCs w:val="24"/>
                <w:lang w:eastAsia="ru-RU"/>
              </w:rPr>
              <w:t>2.8.</w:t>
            </w:r>
          </w:p>
        </w:tc>
        <w:tc>
          <w:tcPr>
            <w:tcW w:w="2694" w:type="dxa"/>
          </w:tcPr>
          <w:p w14:paraId="106F3D06" w14:textId="77777777" w:rsidR="00A27033" w:rsidRDefault="00293C77">
            <w:pPr>
              <w:widowControl w:val="0"/>
              <w:shd w:val="clear" w:color="auto" w:fill="FFFFFF"/>
              <w:spacing w:after="0" w:line="240" w:lineRule="auto"/>
              <w:ind w:right="245" w:hanging="10"/>
              <w:rPr>
                <w:rFonts w:ascii="Times New Roman" w:eastAsia="Times New Roman" w:hAnsi="Times New Roman"/>
                <w:sz w:val="24"/>
                <w:szCs w:val="24"/>
                <w:lang w:eastAsia="ru-RU"/>
              </w:rPr>
            </w:pPr>
            <w:r>
              <w:rPr>
                <w:rFonts w:ascii="Times New Roman" w:eastAsia="Times New Roman" w:hAnsi="Times New Roman"/>
                <w:sz w:val="24"/>
                <w:szCs w:val="24"/>
              </w:rPr>
              <w:t>Автоматическая пожарная сигнализация. Система оповещения управления эвакуацией.</w:t>
            </w:r>
          </w:p>
        </w:tc>
        <w:tc>
          <w:tcPr>
            <w:tcW w:w="7038" w:type="dxa"/>
          </w:tcPr>
          <w:p w14:paraId="1684D5FD" w14:textId="77777777" w:rsidR="00A27033" w:rsidRDefault="00293C77">
            <w:pPr>
              <w:spacing w:after="0" w:line="240" w:lineRule="auto"/>
              <w:ind w:right="57"/>
              <w:jc w:val="both"/>
              <w:rPr>
                <w:rFonts w:ascii="Times New Roman" w:eastAsia="Times New Roman" w:hAnsi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/>
                <w:sz w:val="24"/>
                <w:szCs w:val="24"/>
              </w:rPr>
              <w:t>Определить при проектировании.</w:t>
            </w:r>
          </w:p>
          <w:p w14:paraId="01121757" w14:textId="77777777" w:rsidR="00A27033" w:rsidRDefault="00293C77">
            <w:pPr>
              <w:spacing w:after="0" w:line="240" w:lineRule="auto"/>
              <w:ind w:right="57"/>
              <w:jc w:val="both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/>
                <w:sz w:val="24"/>
                <w:szCs w:val="24"/>
              </w:rPr>
              <w:t>Проектом предусмотреть установку автоматической пожарной сигнализации и системы оповещения и управления эвакуацией, соответствующих действующим нормативным требованиям.</w:t>
            </w:r>
          </w:p>
        </w:tc>
      </w:tr>
      <w:tr w:rsidR="00A27033" w14:paraId="685CB0B7" w14:textId="77777777">
        <w:trPr>
          <w:trHeight w:val="195"/>
        </w:trPr>
        <w:tc>
          <w:tcPr>
            <w:tcW w:w="900" w:type="dxa"/>
          </w:tcPr>
          <w:p w14:paraId="22391D33" w14:textId="77777777" w:rsidR="00A27033" w:rsidRDefault="00293C77">
            <w:pPr>
              <w:shd w:val="clear" w:color="auto" w:fill="FFFFFF"/>
              <w:spacing w:after="0" w:line="240" w:lineRule="auto"/>
              <w:rPr>
                <w:rFonts w:ascii="Times New Roman" w:eastAsia="Times New Roman" w:hAnsi="Times New Roman"/>
                <w:sz w:val="24"/>
                <w:szCs w:val="24"/>
                <w:lang w:eastAsia="ru-RU"/>
              </w:rPr>
            </w:pPr>
            <w:r>
              <w:rPr>
                <w:rFonts w:ascii="Times New Roman" w:eastAsia="Times New Roman" w:hAnsi="Times New Roman"/>
                <w:sz w:val="24"/>
                <w:szCs w:val="24"/>
                <w:lang w:eastAsia="ru-RU"/>
              </w:rPr>
              <w:t>2.9.</w:t>
            </w:r>
          </w:p>
        </w:tc>
        <w:tc>
          <w:tcPr>
            <w:tcW w:w="2694" w:type="dxa"/>
          </w:tcPr>
          <w:p w14:paraId="0421EA8F" w14:textId="77777777" w:rsidR="00A27033" w:rsidRDefault="00293C77">
            <w:pPr>
              <w:widowControl w:val="0"/>
              <w:shd w:val="clear" w:color="auto" w:fill="FFFFFF"/>
              <w:spacing w:after="0" w:line="240" w:lineRule="auto"/>
              <w:ind w:right="245" w:hanging="10"/>
              <w:rPr>
                <w:rFonts w:ascii="Times New Roman" w:eastAsia="Times New Roman" w:hAnsi="Times New Roman"/>
                <w:sz w:val="24"/>
                <w:szCs w:val="24"/>
                <w:lang w:eastAsia="ru-RU"/>
              </w:rPr>
            </w:pPr>
            <w:r>
              <w:rPr>
                <w:rFonts w:ascii="Times New Roman" w:eastAsia="Times New Roman" w:hAnsi="Times New Roman"/>
                <w:sz w:val="24"/>
                <w:szCs w:val="24"/>
                <w:lang w:eastAsia="ru-RU"/>
              </w:rPr>
              <w:t>Требования к смете</w:t>
            </w:r>
          </w:p>
        </w:tc>
        <w:tc>
          <w:tcPr>
            <w:tcW w:w="7038" w:type="dxa"/>
          </w:tcPr>
          <w:p w14:paraId="2430348C" w14:textId="77777777" w:rsidR="00A27033" w:rsidRDefault="00293C77">
            <w:pPr>
              <w:spacing w:after="0" w:line="240" w:lineRule="auto"/>
              <w:jc w:val="both"/>
              <w:rPr>
                <w:rFonts w:ascii="Times New Roman" w:eastAsia="Times New Roman" w:hAnsi="Times New Roman"/>
                <w:sz w:val="24"/>
                <w:szCs w:val="24"/>
                <w:lang w:eastAsia="ru-RU"/>
              </w:rPr>
            </w:pPr>
            <w:r>
              <w:rPr>
                <w:rFonts w:ascii="Times New Roman" w:eastAsia="Times New Roman" w:hAnsi="Times New Roman"/>
                <w:sz w:val="24"/>
                <w:szCs w:val="24"/>
                <w:lang w:eastAsia="ru-RU"/>
              </w:rPr>
              <w:t>Предусмотреть сметный том с учетом требований актуальных расце</w:t>
            </w:r>
            <w:r>
              <w:rPr>
                <w:rFonts w:ascii="Times New Roman" w:eastAsia="Times New Roman" w:hAnsi="Times New Roman"/>
                <w:sz w:val="24"/>
                <w:szCs w:val="24"/>
                <w:lang w:eastAsia="ru-RU"/>
              </w:rPr>
              <w:t>нок. Сметный расчёт должен быть выполнен ресурсно-индексным методом база ФСНБ-2022.</w:t>
            </w:r>
          </w:p>
        </w:tc>
      </w:tr>
    </w:tbl>
    <w:p w14:paraId="46F45A79" w14:textId="77777777" w:rsidR="00A27033" w:rsidRDefault="00A27033">
      <w:pPr>
        <w:spacing w:after="0" w:line="240" w:lineRule="auto"/>
        <w:ind w:left="2694" w:right="-1"/>
        <w:jc w:val="right"/>
        <w:rPr>
          <w:rFonts w:ascii="Times New Roman" w:hAnsi="Times New Roman"/>
          <w:color w:val="000000"/>
          <w:sz w:val="24"/>
          <w:szCs w:val="24"/>
        </w:rPr>
      </w:pPr>
    </w:p>
    <w:p w14:paraId="273FAB07" w14:textId="77777777" w:rsidR="00A27033" w:rsidRDefault="00A27033">
      <w:pPr>
        <w:spacing w:after="0" w:line="240" w:lineRule="auto"/>
        <w:ind w:right="-1"/>
        <w:jc w:val="both"/>
        <w:rPr>
          <w:rFonts w:ascii="Times New Roman" w:hAnsi="Times New Roman"/>
          <w:color w:val="000000"/>
          <w:sz w:val="28"/>
          <w:szCs w:val="28"/>
        </w:rPr>
      </w:pPr>
    </w:p>
    <w:p w14:paraId="5090E191" w14:textId="77777777" w:rsidR="00A27033" w:rsidRDefault="00293C77">
      <w:pPr>
        <w:spacing w:after="0" w:line="240" w:lineRule="auto"/>
        <w:ind w:right="-1"/>
        <w:jc w:val="both"/>
        <w:rPr>
          <w:rFonts w:ascii="Times New Roman" w:hAnsi="Times New Roman"/>
          <w:color w:val="000000"/>
          <w:sz w:val="28"/>
          <w:szCs w:val="28"/>
        </w:rPr>
      </w:pPr>
      <w:r>
        <w:rPr>
          <w:rFonts w:ascii="Times New Roman" w:hAnsi="Times New Roman"/>
          <w:color w:val="000000"/>
          <w:sz w:val="28"/>
          <w:szCs w:val="28"/>
        </w:rPr>
        <w:t xml:space="preserve">Приложения: </w:t>
      </w:r>
    </w:p>
    <w:p w14:paraId="612A5017" w14:textId="77777777" w:rsidR="00A27033" w:rsidRDefault="00A27033">
      <w:pPr>
        <w:spacing w:after="0" w:line="240" w:lineRule="auto"/>
        <w:ind w:right="-1"/>
        <w:jc w:val="both"/>
        <w:rPr>
          <w:rFonts w:ascii="Times New Roman" w:hAnsi="Times New Roman"/>
          <w:color w:val="000000"/>
          <w:sz w:val="28"/>
          <w:szCs w:val="28"/>
        </w:rPr>
      </w:pPr>
    </w:p>
    <w:p w14:paraId="2F4F6915" w14:textId="77777777" w:rsidR="00A27033" w:rsidRDefault="00293C77">
      <w:pPr>
        <w:numPr>
          <w:ilvl w:val="0"/>
          <w:numId w:val="15"/>
        </w:numPr>
        <w:spacing w:after="0" w:line="240" w:lineRule="auto"/>
        <w:ind w:right="-1"/>
        <w:jc w:val="both"/>
        <w:rPr>
          <w:rFonts w:ascii="Times New Roman" w:hAnsi="Times New Roman"/>
          <w:color w:val="000000"/>
          <w:sz w:val="28"/>
          <w:szCs w:val="28"/>
        </w:rPr>
      </w:pPr>
      <w:r>
        <w:rPr>
          <w:rFonts w:ascii="Times New Roman" w:hAnsi="Times New Roman"/>
          <w:color w:val="000000"/>
          <w:sz w:val="28"/>
          <w:szCs w:val="28"/>
        </w:rPr>
        <w:t>Технические условия подключения к системе теплоснабжения ПАО «МОЭК».</w:t>
      </w:r>
    </w:p>
    <w:p w14:paraId="147F2598" w14:textId="77777777" w:rsidR="00A27033" w:rsidRDefault="00293C77">
      <w:pPr>
        <w:numPr>
          <w:ilvl w:val="0"/>
          <w:numId w:val="15"/>
        </w:numPr>
        <w:spacing w:after="0" w:line="240" w:lineRule="auto"/>
        <w:ind w:right="-1"/>
        <w:jc w:val="both"/>
        <w:rPr>
          <w:rFonts w:ascii="Times New Roman" w:hAnsi="Times New Roman"/>
          <w:color w:val="000000"/>
          <w:sz w:val="28"/>
          <w:szCs w:val="28"/>
        </w:rPr>
      </w:pPr>
      <w:r>
        <w:rPr>
          <w:rFonts w:ascii="Times New Roman" w:hAnsi="Times New Roman"/>
          <w:color w:val="000000"/>
          <w:sz w:val="28"/>
          <w:szCs w:val="28"/>
        </w:rPr>
        <w:t>Технический паспорт здания.</w:t>
      </w:r>
    </w:p>
    <w:p w14:paraId="6CD1FF53" w14:textId="77777777" w:rsidR="00A27033" w:rsidRDefault="00A27033">
      <w:pPr>
        <w:spacing w:after="0" w:line="240" w:lineRule="auto"/>
        <w:ind w:right="-1"/>
        <w:jc w:val="both"/>
        <w:rPr>
          <w:rFonts w:ascii="Times New Roman" w:hAnsi="Times New Roman"/>
          <w:color w:val="000000"/>
          <w:sz w:val="28"/>
          <w:szCs w:val="28"/>
        </w:rPr>
      </w:pPr>
    </w:p>
    <w:p w14:paraId="4F3CFB74" w14:textId="77777777" w:rsidR="00A27033" w:rsidRDefault="00A27033">
      <w:pPr>
        <w:spacing w:after="0" w:line="240" w:lineRule="auto"/>
        <w:ind w:right="-1"/>
        <w:jc w:val="both"/>
        <w:rPr>
          <w:rFonts w:ascii="Times New Roman" w:hAnsi="Times New Roman"/>
          <w:color w:val="000000"/>
          <w:sz w:val="28"/>
          <w:szCs w:val="28"/>
        </w:rPr>
      </w:pPr>
    </w:p>
    <w:p w14:paraId="718764FC" w14:textId="77777777" w:rsidR="00A27033" w:rsidRDefault="00293C77">
      <w:pPr>
        <w:spacing w:after="0" w:line="240" w:lineRule="auto"/>
        <w:ind w:right="-1"/>
        <w:jc w:val="both"/>
        <w:rPr>
          <w:rFonts w:ascii="Times New Roman" w:hAnsi="Times New Roman"/>
          <w:color w:val="000000"/>
          <w:sz w:val="28"/>
          <w:szCs w:val="28"/>
        </w:rPr>
      </w:pPr>
      <w:r>
        <w:rPr>
          <w:rFonts w:ascii="Times New Roman" w:hAnsi="Times New Roman"/>
          <w:color w:val="000000"/>
          <w:sz w:val="28"/>
          <w:szCs w:val="28"/>
        </w:rPr>
        <w:t>Разработал:</w:t>
      </w:r>
    </w:p>
    <w:p w14:paraId="7239FB33" w14:textId="77777777" w:rsidR="00A27033" w:rsidRDefault="00A27033">
      <w:pPr>
        <w:spacing w:after="0" w:line="240" w:lineRule="auto"/>
        <w:ind w:right="-1"/>
        <w:jc w:val="both"/>
        <w:rPr>
          <w:rFonts w:ascii="Times New Roman" w:hAnsi="Times New Roman"/>
          <w:color w:val="000000"/>
          <w:sz w:val="28"/>
          <w:szCs w:val="28"/>
        </w:rPr>
      </w:pPr>
    </w:p>
    <w:p w14:paraId="3566C3D9" w14:textId="77777777" w:rsidR="00A27033" w:rsidRDefault="00293C77">
      <w:pPr>
        <w:spacing w:after="0" w:line="240" w:lineRule="auto"/>
        <w:ind w:right="-1"/>
        <w:jc w:val="both"/>
        <w:rPr>
          <w:rFonts w:ascii="Times New Roman" w:hAnsi="Times New Roman"/>
          <w:color w:val="000000"/>
          <w:sz w:val="28"/>
          <w:szCs w:val="28"/>
        </w:rPr>
      </w:pPr>
      <w:r>
        <w:rPr>
          <w:rFonts w:ascii="Times New Roman" w:hAnsi="Times New Roman"/>
          <w:color w:val="000000"/>
          <w:sz w:val="28"/>
          <w:szCs w:val="28"/>
        </w:rPr>
        <w:t xml:space="preserve">Вед. инженер по </w:t>
      </w:r>
      <w:proofErr w:type="spellStart"/>
      <w:r>
        <w:rPr>
          <w:rFonts w:ascii="Times New Roman" w:hAnsi="Times New Roman"/>
          <w:color w:val="000000"/>
          <w:sz w:val="28"/>
          <w:szCs w:val="28"/>
        </w:rPr>
        <w:t>ОЭиР</w:t>
      </w:r>
      <w:proofErr w:type="spellEnd"/>
      <w:r>
        <w:rPr>
          <w:rFonts w:ascii="Times New Roman" w:hAnsi="Times New Roman"/>
          <w:color w:val="000000"/>
          <w:sz w:val="28"/>
          <w:szCs w:val="28"/>
        </w:rPr>
        <w:tab/>
        <w:t>ОХО</w:t>
      </w:r>
      <w:r>
        <w:rPr>
          <w:rFonts w:ascii="Times New Roman" w:hAnsi="Times New Roman"/>
          <w:color w:val="000000"/>
          <w:sz w:val="28"/>
          <w:szCs w:val="28"/>
        </w:rPr>
        <w:tab/>
      </w:r>
      <w:r>
        <w:rPr>
          <w:rFonts w:ascii="Times New Roman" w:hAnsi="Times New Roman"/>
          <w:color w:val="000000"/>
          <w:sz w:val="28"/>
          <w:szCs w:val="28"/>
        </w:rPr>
        <w:tab/>
      </w:r>
      <w:r>
        <w:rPr>
          <w:rFonts w:ascii="Times New Roman" w:hAnsi="Times New Roman"/>
          <w:color w:val="000000"/>
          <w:sz w:val="28"/>
          <w:szCs w:val="28"/>
        </w:rPr>
        <w:tab/>
      </w:r>
      <w:r>
        <w:rPr>
          <w:rFonts w:ascii="Times New Roman" w:hAnsi="Times New Roman"/>
          <w:color w:val="000000"/>
          <w:sz w:val="28"/>
          <w:szCs w:val="28"/>
        </w:rPr>
        <w:t>________________ А.Б. Ключников</w:t>
      </w:r>
    </w:p>
    <w:p w14:paraId="42741A19" w14:textId="77777777" w:rsidR="00A27033" w:rsidRDefault="00A27033">
      <w:pPr>
        <w:spacing w:after="0" w:line="240" w:lineRule="auto"/>
        <w:ind w:right="-1"/>
        <w:jc w:val="both"/>
        <w:rPr>
          <w:rFonts w:ascii="Times New Roman" w:hAnsi="Times New Roman"/>
          <w:color w:val="000000"/>
          <w:sz w:val="28"/>
          <w:szCs w:val="28"/>
        </w:rPr>
      </w:pPr>
    </w:p>
    <w:p w14:paraId="7B1A08BF" w14:textId="77777777" w:rsidR="00A27033" w:rsidRDefault="00A27033">
      <w:pPr>
        <w:spacing w:after="0" w:line="240" w:lineRule="auto"/>
        <w:ind w:right="-1"/>
        <w:jc w:val="both"/>
        <w:rPr>
          <w:rFonts w:ascii="Times New Roman" w:hAnsi="Times New Roman"/>
          <w:color w:val="000000"/>
          <w:sz w:val="28"/>
          <w:szCs w:val="28"/>
        </w:rPr>
      </w:pPr>
    </w:p>
    <w:p w14:paraId="30CE7528" w14:textId="77777777" w:rsidR="00A27033" w:rsidRDefault="00A27033">
      <w:pPr>
        <w:spacing w:after="0" w:line="240" w:lineRule="auto"/>
        <w:ind w:right="-1"/>
        <w:jc w:val="both"/>
        <w:rPr>
          <w:rFonts w:ascii="Times New Roman" w:hAnsi="Times New Roman"/>
          <w:color w:val="000000"/>
          <w:sz w:val="28"/>
          <w:szCs w:val="28"/>
        </w:rPr>
      </w:pPr>
    </w:p>
    <w:p w14:paraId="7B715D6A" w14:textId="77777777" w:rsidR="00A27033" w:rsidRDefault="00293C77">
      <w:pPr>
        <w:spacing w:after="0" w:line="240" w:lineRule="auto"/>
        <w:ind w:right="-1"/>
        <w:jc w:val="both"/>
        <w:rPr>
          <w:rFonts w:ascii="Times New Roman" w:hAnsi="Times New Roman"/>
          <w:color w:val="000000"/>
          <w:sz w:val="28"/>
          <w:szCs w:val="28"/>
        </w:rPr>
      </w:pPr>
      <w:r>
        <w:rPr>
          <w:rFonts w:ascii="Times New Roman" w:hAnsi="Times New Roman"/>
          <w:color w:val="000000"/>
          <w:sz w:val="28"/>
          <w:szCs w:val="28"/>
        </w:rPr>
        <w:t>СОГЛАСОВАНО:</w:t>
      </w:r>
    </w:p>
    <w:p w14:paraId="47199C33" w14:textId="77777777" w:rsidR="00A27033" w:rsidRDefault="00A27033">
      <w:pPr>
        <w:spacing w:after="0" w:line="240" w:lineRule="auto"/>
        <w:ind w:right="-1"/>
        <w:jc w:val="both"/>
        <w:rPr>
          <w:rFonts w:ascii="Times New Roman" w:hAnsi="Times New Roman"/>
          <w:color w:val="000000"/>
          <w:sz w:val="28"/>
          <w:szCs w:val="28"/>
        </w:rPr>
      </w:pPr>
    </w:p>
    <w:p w14:paraId="3C8A318F" w14:textId="77777777" w:rsidR="00A27033" w:rsidRDefault="00A27033">
      <w:pPr>
        <w:spacing w:after="0" w:line="240" w:lineRule="auto"/>
        <w:ind w:right="-1"/>
        <w:jc w:val="both"/>
        <w:rPr>
          <w:rFonts w:ascii="Times New Roman" w:hAnsi="Times New Roman"/>
          <w:color w:val="000000"/>
          <w:sz w:val="28"/>
          <w:szCs w:val="28"/>
        </w:rPr>
      </w:pPr>
    </w:p>
    <w:p w14:paraId="1C9C1D68" w14:textId="77777777" w:rsidR="00A27033" w:rsidRDefault="00293C77">
      <w:pPr>
        <w:spacing w:after="0" w:line="240" w:lineRule="auto"/>
        <w:ind w:right="-1"/>
        <w:jc w:val="both"/>
        <w:rPr>
          <w:rFonts w:ascii="Times New Roman" w:hAnsi="Times New Roman"/>
          <w:color w:val="000000"/>
          <w:sz w:val="28"/>
          <w:szCs w:val="28"/>
        </w:rPr>
      </w:pPr>
      <w:r>
        <w:rPr>
          <w:rFonts w:ascii="Times New Roman" w:hAnsi="Times New Roman"/>
          <w:color w:val="000000"/>
          <w:sz w:val="28"/>
          <w:szCs w:val="28"/>
        </w:rPr>
        <w:t>Начальник ЭХС</w:t>
      </w:r>
      <w:r>
        <w:rPr>
          <w:rFonts w:ascii="Times New Roman" w:hAnsi="Times New Roman"/>
          <w:color w:val="000000"/>
          <w:sz w:val="28"/>
          <w:szCs w:val="28"/>
        </w:rPr>
        <w:tab/>
      </w:r>
      <w:r>
        <w:rPr>
          <w:rFonts w:ascii="Times New Roman" w:hAnsi="Times New Roman"/>
          <w:color w:val="000000"/>
          <w:sz w:val="28"/>
          <w:szCs w:val="28"/>
        </w:rPr>
        <w:tab/>
      </w:r>
      <w:r>
        <w:rPr>
          <w:rFonts w:ascii="Times New Roman" w:hAnsi="Times New Roman"/>
          <w:color w:val="000000"/>
          <w:sz w:val="28"/>
          <w:szCs w:val="28"/>
        </w:rPr>
        <w:tab/>
      </w:r>
      <w:r>
        <w:rPr>
          <w:rFonts w:ascii="Times New Roman" w:hAnsi="Times New Roman"/>
          <w:color w:val="000000"/>
          <w:sz w:val="28"/>
          <w:szCs w:val="28"/>
        </w:rPr>
        <w:tab/>
      </w:r>
      <w:r>
        <w:rPr>
          <w:rFonts w:ascii="Times New Roman" w:hAnsi="Times New Roman"/>
          <w:color w:val="000000"/>
          <w:sz w:val="28"/>
          <w:szCs w:val="28"/>
        </w:rPr>
        <w:tab/>
        <w:t>________________ А.А. Романов</w:t>
      </w:r>
    </w:p>
    <w:p w14:paraId="2C20EC2F" w14:textId="77777777" w:rsidR="00A27033" w:rsidRDefault="00A27033">
      <w:pPr>
        <w:spacing w:after="0" w:line="240" w:lineRule="auto"/>
        <w:ind w:right="-1"/>
        <w:jc w:val="both"/>
        <w:rPr>
          <w:rFonts w:ascii="Times New Roman" w:hAnsi="Times New Roman"/>
          <w:color w:val="000000"/>
          <w:sz w:val="28"/>
          <w:szCs w:val="28"/>
        </w:rPr>
      </w:pPr>
    </w:p>
    <w:p w14:paraId="061192E8" w14:textId="77777777" w:rsidR="00A27033" w:rsidRDefault="00A27033">
      <w:pPr>
        <w:spacing w:after="0" w:line="240" w:lineRule="auto"/>
        <w:ind w:right="-1"/>
        <w:jc w:val="both"/>
        <w:rPr>
          <w:rFonts w:ascii="Times New Roman" w:hAnsi="Times New Roman"/>
          <w:color w:val="000000"/>
          <w:sz w:val="28"/>
          <w:szCs w:val="28"/>
        </w:rPr>
      </w:pPr>
    </w:p>
    <w:p w14:paraId="6B3D7ADC" w14:textId="77777777" w:rsidR="00A27033" w:rsidRDefault="00293C77">
      <w:pPr>
        <w:spacing w:after="0" w:line="240" w:lineRule="auto"/>
        <w:ind w:right="-1"/>
        <w:jc w:val="both"/>
        <w:rPr>
          <w:rFonts w:ascii="Times New Roman" w:hAnsi="Times New Roman"/>
          <w:color w:val="000000"/>
          <w:sz w:val="28"/>
          <w:szCs w:val="28"/>
        </w:rPr>
      </w:pPr>
      <w:r>
        <w:rPr>
          <w:rFonts w:ascii="Times New Roman" w:hAnsi="Times New Roman"/>
          <w:color w:val="000000"/>
          <w:sz w:val="28"/>
          <w:szCs w:val="28"/>
        </w:rPr>
        <w:t>Главный инженер ЭХС</w:t>
      </w:r>
      <w:r>
        <w:rPr>
          <w:rFonts w:ascii="Times New Roman" w:hAnsi="Times New Roman"/>
          <w:color w:val="000000"/>
          <w:sz w:val="28"/>
          <w:szCs w:val="28"/>
        </w:rPr>
        <w:tab/>
      </w:r>
      <w:r>
        <w:rPr>
          <w:rFonts w:ascii="Times New Roman" w:hAnsi="Times New Roman"/>
          <w:color w:val="000000"/>
          <w:sz w:val="28"/>
          <w:szCs w:val="28"/>
        </w:rPr>
        <w:tab/>
      </w:r>
      <w:r>
        <w:rPr>
          <w:rFonts w:ascii="Times New Roman" w:hAnsi="Times New Roman"/>
          <w:color w:val="000000"/>
          <w:sz w:val="28"/>
          <w:szCs w:val="28"/>
        </w:rPr>
        <w:tab/>
      </w:r>
      <w:r>
        <w:rPr>
          <w:rFonts w:ascii="Times New Roman" w:hAnsi="Times New Roman"/>
          <w:color w:val="000000"/>
          <w:sz w:val="28"/>
          <w:szCs w:val="28"/>
        </w:rPr>
        <w:tab/>
        <w:t xml:space="preserve">________________ А.Ю. </w:t>
      </w:r>
      <w:proofErr w:type="spellStart"/>
      <w:r>
        <w:rPr>
          <w:rFonts w:ascii="Times New Roman" w:hAnsi="Times New Roman"/>
          <w:color w:val="000000"/>
          <w:sz w:val="28"/>
          <w:szCs w:val="28"/>
        </w:rPr>
        <w:t>Гусарчук</w:t>
      </w:r>
      <w:proofErr w:type="spellEnd"/>
    </w:p>
    <w:p w14:paraId="309F4D0C" w14:textId="77777777" w:rsidR="00A27033" w:rsidRDefault="00A27033">
      <w:pPr>
        <w:spacing w:after="0" w:line="240" w:lineRule="auto"/>
        <w:ind w:right="-1"/>
        <w:jc w:val="both"/>
        <w:rPr>
          <w:rFonts w:ascii="Times New Roman" w:hAnsi="Times New Roman"/>
          <w:color w:val="000000"/>
          <w:sz w:val="28"/>
          <w:szCs w:val="28"/>
        </w:rPr>
      </w:pPr>
    </w:p>
    <w:p w14:paraId="6A5B9A67" w14:textId="77777777" w:rsidR="00A27033" w:rsidRDefault="00A27033">
      <w:pPr>
        <w:spacing w:after="0" w:line="240" w:lineRule="auto"/>
        <w:ind w:right="-1"/>
        <w:jc w:val="both"/>
        <w:rPr>
          <w:rFonts w:ascii="Times New Roman" w:hAnsi="Times New Roman"/>
          <w:color w:val="000000"/>
          <w:sz w:val="28"/>
          <w:szCs w:val="28"/>
        </w:rPr>
      </w:pPr>
    </w:p>
    <w:p w14:paraId="573F417A" w14:textId="77777777" w:rsidR="00A27033" w:rsidRDefault="00293C77">
      <w:pPr>
        <w:spacing w:after="0" w:line="240" w:lineRule="auto"/>
        <w:ind w:right="-1"/>
        <w:jc w:val="both"/>
        <w:rPr>
          <w:rFonts w:ascii="Times New Roman" w:hAnsi="Times New Roman"/>
          <w:color w:val="000000"/>
          <w:sz w:val="28"/>
          <w:szCs w:val="28"/>
        </w:rPr>
      </w:pPr>
      <w:r>
        <w:rPr>
          <w:rFonts w:ascii="Times New Roman" w:hAnsi="Times New Roman"/>
          <w:color w:val="000000"/>
          <w:sz w:val="28"/>
          <w:szCs w:val="28"/>
        </w:rPr>
        <w:t>Начальник ОХО ЭХС</w:t>
      </w:r>
      <w:r>
        <w:rPr>
          <w:rFonts w:ascii="Times New Roman" w:hAnsi="Times New Roman"/>
          <w:color w:val="000000"/>
          <w:sz w:val="28"/>
          <w:szCs w:val="28"/>
        </w:rPr>
        <w:tab/>
      </w:r>
      <w:r>
        <w:rPr>
          <w:rFonts w:ascii="Times New Roman" w:hAnsi="Times New Roman"/>
          <w:color w:val="000000"/>
          <w:sz w:val="28"/>
          <w:szCs w:val="28"/>
        </w:rPr>
        <w:tab/>
      </w:r>
      <w:r>
        <w:rPr>
          <w:rFonts w:ascii="Times New Roman" w:hAnsi="Times New Roman"/>
          <w:color w:val="000000"/>
          <w:sz w:val="28"/>
          <w:szCs w:val="28"/>
        </w:rPr>
        <w:tab/>
      </w:r>
      <w:r>
        <w:rPr>
          <w:rFonts w:ascii="Times New Roman" w:hAnsi="Times New Roman"/>
          <w:color w:val="000000"/>
          <w:sz w:val="28"/>
          <w:szCs w:val="28"/>
        </w:rPr>
        <w:tab/>
        <w:t>________________ Н.Н. Терехов</w:t>
      </w:r>
    </w:p>
    <w:sectPr w:rsidR="00A27033">
      <w:pgSz w:w="11906" w:h="16838"/>
      <w:pgMar w:top="426" w:right="850" w:bottom="284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4DDA8ABD" w14:textId="77777777" w:rsidR="00293C77" w:rsidRDefault="00293C77">
      <w:pPr>
        <w:spacing w:after="0" w:line="240" w:lineRule="auto"/>
      </w:pPr>
      <w:r>
        <w:separator/>
      </w:r>
    </w:p>
  </w:endnote>
  <w:endnote w:type="continuationSeparator" w:id="0">
    <w:p w14:paraId="06377D9B" w14:textId="77777777" w:rsidR="00293C77" w:rsidRDefault="00293C77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mbria">
    <w:panose1 w:val="02040503050406030204"/>
    <w:charset w:val="00"/>
    <w:family w:val="auto"/>
    <w:pitch w:val="default"/>
  </w:font>
  <w:font w:name="Liberation Sans">
    <w:charset w:val="00"/>
    <w:family w:val="auto"/>
    <w:pitch w:val="default"/>
  </w:font>
  <w:font w:name="Tahoma">
    <w:panose1 w:val="020B0604030504040204"/>
    <w:charset w:val="00"/>
    <w:family w:val="auto"/>
    <w:pitch w:val="default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E0C95E1" w14:textId="77777777" w:rsidR="00293C77" w:rsidRDefault="00293C77">
      <w:pPr>
        <w:spacing w:after="0" w:line="240" w:lineRule="auto"/>
      </w:pPr>
      <w:r>
        <w:separator/>
      </w:r>
    </w:p>
  </w:footnote>
  <w:footnote w:type="continuationSeparator" w:id="0">
    <w:p w14:paraId="32785DCD" w14:textId="77777777" w:rsidR="00293C77" w:rsidRDefault="00293C77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27C7A99"/>
    <w:multiLevelType w:val="hybridMultilevel"/>
    <w:tmpl w:val="184A4A7E"/>
    <w:lvl w:ilvl="0" w:tplc="1872164C">
      <w:start w:val="1"/>
      <w:numFmt w:val="decimal"/>
      <w:lvlText w:val="%1."/>
      <w:lvlJc w:val="left"/>
      <w:pPr>
        <w:ind w:left="870" w:hanging="360"/>
      </w:pPr>
      <w:rPr>
        <w:b w:val="0"/>
      </w:rPr>
    </w:lvl>
    <w:lvl w:ilvl="1" w:tplc="BDBA423A">
      <w:start w:val="1"/>
      <w:numFmt w:val="lowerLetter"/>
      <w:lvlText w:val="%2."/>
      <w:lvlJc w:val="left"/>
      <w:pPr>
        <w:ind w:left="1590" w:hanging="360"/>
      </w:pPr>
    </w:lvl>
    <w:lvl w:ilvl="2" w:tplc="2140D4CC">
      <w:start w:val="1"/>
      <w:numFmt w:val="lowerRoman"/>
      <w:lvlText w:val="%3."/>
      <w:lvlJc w:val="right"/>
      <w:pPr>
        <w:ind w:left="2310" w:hanging="180"/>
      </w:pPr>
    </w:lvl>
    <w:lvl w:ilvl="3" w:tplc="36CA313C">
      <w:start w:val="1"/>
      <w:numFmt w:val="decimal"/>
      <w:lvlText w:val="%4."/>
      <w:lvlJc w:val="left"/>
      <w:pPr>
        <w:ind w:left="3030" w:hanging="360"/>
      </w:pPr>
    </w:lvl>
    <w:lvl w:ilvl="4" w:tplc="218AFC4A">
      <w:start w:val="1"/>
      <w:numFmt w:val="lowerLetter"/>
      <w:lvlText w:val="%5."/>
      <w:lvlJc w:val="left"/>
      <w:pPr>
        <w:ind w:left="3750" w:hanging="360"/>
      </w:pPr>
    </w:lvl>
    <w:lvl w:ilvl="5" w:tplc="6C56760C">
      <w:start w:val="1"/>
      <w:numFmt w:val="lowerRoman"/>
      <w:lvlText w:val="%6."/>
      <w:lvlJc w:val="right"/>
      <w:pPr>
        <w:ind w:left="4470" w:hanging="180"/>
      </w:pPr>
    </w:lvl>
    <w:lvl w:ilvl="6" w:tplc="1A58EEA4">
      <w:start w:val="1"/>
      <w:numFmt w:val="decimal"/>
      <w:lvlText w:val="%7."/>
      <w:lvlJc w:val="left"/>
      <w:pPr>
        <w:ind w:left="5190" w:hanging="360"/>
      </w:pPr>
    </w:lvl>
    <w:lvl w:ilvl="7" w:tplc="CC205B54">
      <w:start w:val="1"/>
      <w:numFmt w:val="lowerLetter"/>
      <w:lvlText w:val="%8."/>
      <w:lvlJc w:val="left"/>
      <w:pPr>
        <w:ind w:left="5910" w:hanging="360"/>
      </w:pPr>
    </w:lvl>
    <w:lvl w:ilvl="8" w:tplc="F9188EBE">
      <w:start w:val="1"/>
      <w:numFmt w:val="lowerRoman"/>
      <w:lvlText w:val="%9."/>
      <w:lvlJc w:val="right"/>
      <w:pPr>
        <w:ind w:left="6630" w:hanging="180"/>
      </w:pPr>
    </w:lvl>
  </w:abstractNum>
  <w:abstractNum w:abstractNumId="1" w15:restartNumberingAfterBreak="0">
    <w:nsid w:val="1B595BE1"/>
    <w:multiLevelType w:val="hybridMultilevel"/>
    <w:tmpl w:val="028AC7B0"/>
    <w:lvl w:ilvl="0" w:tplc="5E64A7F8">
      <w:start w:val="1"/>
      <w:numFmt w:val="bullet"/>
      <w:lvlText w:val="-"/>
      <w:lvlJc w:val="left"/>
      <w:rPr>
        <w:rFonts w:ascii="Times New Roman" w:eastAsia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2"/>
        <w:position w:val="0"/>
        <w:sz w:val="21"/>
        <w:szCs w:val="21"/>
        <w:u w:val="none"/>
        <w:lang w:val="ru-RU"/>
      </w:rPr>
    </w:lvl>
    <w:lvl w:ilvl="1" w:tplc="46884C10">
      <w:start w:val="1"/>
      <w:numFmt w:val="decimal"/>
      <w:lvlText w:val=""/>
      <w:lvlJc w:val="left"/>
    </w:lvl>
    <w:lvl w:ilvl="2" w:tplc="6EDC56E4">
      <w:start w:val="1"/>
      <w:numFmt w:val="decimal"/>
      <w:lvlText w:val=""/>
      <w:lvlJc w:val="left"/>
    </w:lvl>
    <w:lvl w:ilvl="3" w:tplc="E5628F54">
      <w:start w:val="1"/>
      <w:numFmt w:val="decimal"/>
      <w:lvlText w:val=""/>
      <w:lvlJc w:val="left"/>
    </w:lvl>
    <w:lvl w:ilvl="4" w:tplc="0C3831B0">
      <w:start w:val="1"/>
      <w:numFmt w:val="decimal"/>
      <w:lvlText w:val=""/>
      <w:lvlJc w:val="left"/>
    </w:lvl>
    <w:lvl w:ilvl="5" w:tplc="949A3FF2">
      <w:start w:val="1"/>
      <w:numFmt w:val="decimal"/>
      <w:lvlText w:val=""/>
      <w:lvlJc w:val="left"/>
    </w:lvl>
    <w:lvl w:ilvl="6" w:tplc="72303786">
      <w:start w:val="1"/>
      <w:numFmt w:val="decimal"/>
      <w:lvlText w:val=""/>
      <w:lvlJc w:val="left"/>
    </w:lvl>
    <w:lvl w:ilvl="7" w:tplc="9BCC8360">
      <w:start w:val="1"/>
      <w:numFmt w:val="decimal"/>
      <w:lvlText w:val=""/>
      <w:lvlJc w:val="left"/>
    </w:lvl>
    <w:lvl w:ilvl="8" w:tplc="7A7A292A">
      <w:start w:val="1"/>
      <w:numFmt w:val="decimal"/>
      <w:lvlText w:val=""/>
      <w:lvlJc w:val="left"/>
    </w:lvl>
  </w:abstractNum>
  <w:abstractNum w:abstractNumId="2" w15:restartNumberingAfterBreak="0">
    <w:nsid w:val="264863C8"/>
    <w:multiLevelType w:val="hybridMultilevel"/>
    <w:tmpl w:val="538EDB64"/>
    <w:lvl w:ilvl="0" w:tplc="431E2132">
      <w:start w:val="1"/>
      <w:numFmt w:val="decimal"/>
      <w:lvlText w:val="%1."/>
      <w:lvlJc w:val="left"/>
      <w:pPr>
        <w:ind w:left="628" w:hanging="360"/>
      </w:pPr>
    </w:lvl>
    <w:lvl w:ilvl="1" w:tplc="C3A059A8">
      <w:start w:val="1"/>
      <w:numFmt w:val="lowerLetter"/>
      <w:lvlText w:val="%2."/>
      <w:lvlJc w:val="left"/>
      <w:pPr>
        <w:ind w:left="1348" w:hanging="360"/>
      </w:pPr>
    </w:lvl>
    <w:lvl w:ilvl="2" w:tplc="F514AA9A">
      <w:start w:val="1"/>
      <w:numFmt w:val="lowerRoman"/>
      <w:lvlText w:val="%3."/>
      <w:lvlJc w:val="right"/>
      <w:pPr>
        <w:ind w:left="2068" w:hanging="180"/>
      </w:pPr>
    </w:lvl>
    <w:lvl w:ilvl="3" w:tplc="7630880E">
      <w:start w:val="1"/>
      <w:numFmt w:val="decimal"/>
      <w:lvlText w:val="%4."/>
      <w:lvlJc w:val="left"/>
      <w:pPr>
        <w:ind w:left="2788" w:hanging="360"/>
      </w:pPr>
    </w:lvl>
    <w:lvl w:ilvl="4" w:tplc="16A29EBE">
      <w:start w:val="1"/>
      <w:numFmt w:val="lowerLetter"/>
      <w:lvlText w:val="%5."/>
      <w:lvlJc w:val="left"/>
      <w:pPr>
        <w:ind w:left="3508" w:hanging="360"/>
      </w:pPr>
    </w:lvl>
    <w:lvl w:ilvl="5" w:tplc="8DCA0058">
      <w:start w:val="1"/>
      <w:numFmt w:val="lowerRoman"/>
      <w:lvlText w:val="%6."/>
      <w:lvlJc w:val="right"/>
      <w:pPr>
        <w:ind w:left="4228" w:hanging="180"/>
      </w:pPr>
    </w:lvl>
    <w:lvl w:ilvl="6" w:tplc="ABC66154">
      <w:start w:val="1"/>
      <w:numFmt w:val="decimal"/>
      <w:lvlText w:val="%7."/>
      <w:lvlJc w:val="left"/>
      <w:pPr>
        <w:ind w:left="4948" w:hanging="360"/>
      </w:pPr>
    </w:lvl>
    <w:lvl w:ilvl="7" w:tplc="4C1418C4">
      <w:start w:val="1"/>
      <w:numFmt w:val="lowerLetter"/>
      <w:lvlText w:val="%8."/>
      <w:lvlJc w:val="left"/>
      <w:pPr>
        <w:ind w:left="5668" w:hanging="360"/>
      </w:pPr>
    </w:lvl>
    <w:lvl w:ilvl="8" w:tplc="70F02EFE">
      <w:start w:val="1"/>
      <w:numFmt w:val="lowerRoman"/>
      <w:lvlText w:val="%9."/>
      <w:lvlJc w:val="right"/>
      <w:pPr>
        <w:ind w:left="6388" w:hanging="180"/>
      </w:pPr>
    </w:lvl>
  </w:abstractNum>
  <w:abstractNum w:abstractNumId="3" w15:restartNumberingAfterBreak="0">
    <w:nsid w:val="30945BD0"/>
    <w:multiLevelType w:val="hybridMultilevel"/>
    <w:tmpl w:val="15907734"/>
    <w:lvl w:ilvl="0" w:tplc="8E7CB5EE">
      <w:start w:val="4"/>
      <w:numFmt w:val="bullet"/>
      <w:lvlText w:val=""/>
      <w:lvlJc w:val="left"/>
      <w:pPr>
        <w:ind w:left="720" w:hanging="360"/>
      </w:pPr>
      <w:rPr>
        <w:rFonts w:ascii="Symbol" w:eastAsia="Calibri" w:hAnsi="Symbol" w:cs="Times New Roman"/>
      </w:rPr>
    </w:lvl>
    <w:lvl w:ilvl="1" w:tplc="E8383A74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/>
      </w:rPr>
    </w:lvl>
    <w:lvl w:ilvl="2" w:tplc="CF2C3FFA">
      <w:start w:val="1"/>
      <w:numFmt w:val="bullet"/>
      <w:lvlText w:val=""/>
      <w:lvlJc w:val="left"/>
      <w:pPr>
        <w:ind w:left="2160" w:hanging="360"/>
      </w:pPr>
      <w:rPr>
        <w:rFonts w:ascii="Wingdings" w:hAnsi="Wingdings"/>
      </w:rPr>
    </w:lvl>
    <w:lvl w:ilvl="3" w:tplc="D65C01E0">
      <w:start w:val="1"/>
      <w:numFmt w:val="bullet"/>
      <w:lvlText w:val=""/>
      <w:lvlJc w:val="left"/>
      <w:pPr>
        <w:ind w:left="2880" w:hanging="360"/>
      </w:pPr>
      <w:rPr>
        <w:rFonts w:ascii="Symbol" w:hAnsi="Symbol"/>
      </w:rPr>
    </w:lvl>
    <w:lvl w:ilvl="4" w:tplc="5E204ADC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/>
      </w:rPr>
    </w:lvl>
    <w:lvl w:ilvl="5" w:tplc="45F43910">
      <w:start w:val="1"/>
      <w:numFmt w:val="bullet"/>
      <w:lvlText w:val=""/>
      <w:lvlJc w:val="left"/>
      <w:pPr>
        <w:ind w:left="4320" w:hanging="360"/>
      </w:pPr>
      <w:rPr>
        <w:rFonts w:ascii="Wingdings" w:hAnsi="Wingdings"/>
      </w:rPr>
    </w:lvl>
    <w:lvl w:ilvl="6" w:tplc="990E1A2E">
      <w:start w:val="1"/>
      <w:numFmt w:val="bullet"/>
      <w:lvlText w:val=""/>
      <w:lvlJc w:val="left"/>
      <w:pPr>
        <w:ind w:left="5040" w:hanging="360"/>
      </w:pPr>
      <w:rPr>
        <w:rFonts w:ascii="Symbol" w:hAnsi="Symbol"/>
      </w:rPr>
    </w:lvl>
    <w:lvl w:ilvl="7" w:tplc="CF8CD2D4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/>
      </w:rPr>
    </w:lvl>
    <w:lvl w:ilvl="8" w:tplc="CE9246FE">
      <w:start w:val="1"/>
      <w:numFmt w:val="bullet"/>
      <w:lvlText w:val=""/>
      <w:lvlJc w:val="left"/>
      <w:pPr>
        <w:ind w:left="6480" w:hanging="360"/>
      </w:pPr>
      <w:rPr>
        <w:rFonts w:ascii="Wingdings" w:hAnsi="Wingdings"/>
      </w:rPr>
    </w:lvl>
  </w:abstractNum>
  <w:abstractNum w:abstractNumId="4" w15:restartNumberingAfterBreak="0">
    <w:nsid w:val="3DBC141A"/>
    <w:multiLevelType w:val="hybridMultilevel"/>
    <w:tmpl w:val="CB563530"/>
    <w:lvl w:ilvl="0" w:tplc="D840C6B4">
      <w:start w:val="1"/>
      <w:numFmt w:val="decimal"/>
      <w:lvlText w:val="%1."/>
      <w:lvlJc w:val="left"/>
      <w:pPr>
        <w:ind w:left="628" w:hanging="360"/>
      </w:pPr>
    </w:lvl>
    <w:lvl w:ilvl="1" w:tplc="6E02CEF4">
      <w:start w:val="1"/>
      <w:numFmt w:val="lowerLetter"/>
      <w:lvlText w:val="%2."/>
      <w:lvlJc w:val="left"/>
      <w:pPr>
        <w:ind w:left="1348" w:hanging="360"/>
      </w:pPr>
    </w:lvl>
    <w:lvl w:ilvl="2" w:tplc="EEA4B484">
      <w:start w:val="1"/>
      <w:numFmt w:val="lowerRoman"/>
      <w:lvlText w:val="%3."/>
      <w:lvlJc w:val="right"/>
      <w:pPr>
        <w:ind w:left="2068" w:hanging="180"/>
      </w:pPr>
    </w:lvl>
    <w:lvl w:ilvl="3" w:tplc="DEC25BB6">
      <w:start w:val="1"/>
      <w:numFmt w:val="decimal"/>
      <w:lvlText w:val="%4."/>
      <w:lvlJc w:val="left"/>
      <w:pPr>
        <w:ind w:left="2788" w:hanging="360"/>
      </w:pPr>
    </w:lvl>
    <w:lvl w:ilvl="4" w:tplc="CA2A4E4A">
      <w:start w:val="1"/>
      <w:numFmt w:val="lowerLetter"/>
      <w:lvlText w:val="%5."/>
      <w:lvlJc w:val="left"/>
      <w:pPr>
        <w:ind w:left="3508" w:hanging="360"/>
      </w:pPr>
    </w:lvl>
    <w:lvl w:ilvl="5" w:tplc="BED6BA44">
      <w:start w:val="1"/>
      <w:numFmt w:val="lowerRoman"/>
      <w:lvlText w:val="%6."/>
      <w:lvlJc w:val="right"/>
      <w:pPr>
        <w:ind w:left="4228" w:hanging="180"/>
      </w:pPr>
    </w:lvl>
    <w:lvl w:ilvl="6" w:tplc="58BCA490">
      <w:start w:val="1"/>
      <w:numFmt w:val="decimal"/>
      <w:lvlText w:val="%7."/>
      <w:lvlJc w:val="left"/>
      <w:pPr>
        <w:ind w:left="4948" w:hanging="360"/>
      </w:pPr>
    </w:lvl>
    <w:lvl w:ilvl="7" w:tplc="CD7ED344">
      <w:start w:val="1"/>
      <w:numFmt w:val="lowerLetter"/>
      <w:lvlText w:val="%8."/>
      <w:lvlJc w:val="left"/>
      <w:pPr>
        <w:ind w:left="5668" w:hanging="360"/>
      </w:pPr>
    </w:lvl>
    <w:lvl w:ilvl="8" w:tplc="8DC2AFB4">
      <w:start w:val="1"/>
      <w:numFmt w:val="lowerRoman"/>
      <w:lvlText w:val="%9."/>
      <w:lvlJc w:val="right"/>
      <w:pPr>
        <w:ind w:left="6388" w:hanging="180"/>
      </w:pPr>
    </w:lvl>
  </w:abstractNum>
  <w:abstractNum w:abstractNumId="5" w15:restartNumberingAfterBreak="0">
    <w:nsid w:val="44036AEA"/>
    <w:multiLevelType w:val="hybridMultilevel"/>
    <w:tmpl w:val="E8887080"/>
    <w:lvl w:ilvl="0" w:tplc="3DD8058C">
      <w:start w:val="1"/>
      <w:numFmt w:val="decimal"/>
      <w:lvlText w:val="%1."/>
      <w:lvlJc w:val="left"/>
      <w:pPr>
        <w:ind w:left="720" w:hanging="360"/>
      </w:pPr>
    </w:lvl>
    <w:lvl w:ilvl="1" w:tplc="4BF2DDBA">
      <w:start w:val="1"/>
      <w:numFmt w:val="lowerLetter"/>
      <w:lvlText w:val="%2."/>
      <w:lvlJc w:val="left"/>
      <w:pPr>
        <w:ind w:left="1440" w:hanging="360"/>
      </w:pPr>
    </w:lvl>
    <w:lvl w:ilvl="2" w:tplc="ED74440E">
      <w:start w:val="1"/>
      <w:numFmt w:val="lowerRoman"/>
      <w:lvlText w:val="%3."/>
      <w:lvlJc w:val="right"/>
      <w:pPr>
        <w:ind w:left="2160" w:hanging="180"/>
      </w:pPr>
    </w:lvl>
    <w:lvl w:ilvl="3" w:tplc="34B21ACC">
      <w:start w:val="1"/>
      <w:numFmt w:val="decimal"/>
      <w:lvlText w:val="%4."/>
      <w:lvlJc w:val="left"/>
      <w:pPr>
        <w:ind w:left="2880" w:hanging="360"/>
      </w:pPr>
    </w:lvl>
    <w:lvl w:ilvl="4" w:tplc="8DD6F7D2">
      <w:start w:val="1"/>
      <w:numFmt w:val="lowerLetter"/>
      <w:lvlText w:val="%5."/>
      <w:lvlJc w:val="left"/>
      <w:pPr>
        <w:ind w:left="3600" w:hanging="360"/>
      </w:pPr>
    </w:lvl>
    <w:lvl w:ilvl="5" w:tplc="E6A00A04">
      <w:start w:val="1"/>
      <w:numFmt w:val="lowerRoman"/>
      <w:lvlText w:val="%6."/>
      <w:lvlJc w:val="right"/>
      <w:pPr>
        <w:ind w:left="4320" w:hanging="180"/>
      </w:pPr>
    </w:lvl>
    <w:lvl w:ilvl="6" w:tplc="A7808420">
      <w:start w:val="1"/>
      <w:numFmt w:val="decimal"/>
      <w:lvlText w:val="%7."/>
      <w:lvlJc w:val="left"/>
      <w:pPr>
        <w:ind w:left="5040" w:hanging="360"/>
      </w:pPr>
    </w:lvl>
    <w:lvl w:ilvl="7" w:tplc="6854DCB2">
      <w:start w:val="1"/>
      <w:numFmt w:val="lowerLetter"/>
      <w:lvlText w:val="%8."/>
      <w:lvlJc w:val="left"/>
      <w:pPr>
        <w:ind w:left="5760" w:hanging="360"/>
      </w:pPr>
    </w:lvl>
    <w:lvl w:ilvl="8" w:tplc="4ABEC438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49B73B45"/>
    <w:multiLevelType w:val="hybridMultilevel"/>
    <w:tmpl w:val="1BFAC3A6"/>
    <w:lvl w:ilvl="0" w:tplc="5FCA6258">
      <w:start w:val="1"/>
      <w:numFmt w:val="decimal"/>
      <w:lvlText w:val="%1."/>
      <w:lvlJc w:val="left"/>
      <w:pPr>
        <w:ind w:left="765" w:hanging="405"/>
      </w:pPr>
    </w:lvl>
    <w:lvl w:ilvl="1" w:tplc="3EE678E0">
      <w:start w:val="1"/>
      <w:numFmt w:val="lowerLetter"/>
      <w:lvlText w:val="%2."/>
      <w:lvlJc w:val="left"/>
      <w:pPr>
        <w:ind w:left="1440" w:hanging="360"/>
      </w:pPr>
    </w:lvl>
    <w:lvl w:ilvl="2" w:tplc="B3F68EFA">
      <w:start w:val="1"/>
      <w:numFmt w:val="lowerRoman"/>
      <w:lvlText w:val="%3."/>
      <w:lvlJc w:val="right"/>
      <w:pPr>
        <w:ind w:left="2160" w:hanging="180"/>
      </w:pPr>
    </w:lvl>
    <w:lvl w:ilvl="3" w:tplc="A8D6BD50">
      <w:start w:val="1"/>
      <w:numFmt w:val="decimal"/>
      <w:lvlText w:val="%4."/>
      <w:lvlJc w:val="left"/>
      <w:pPr>
        <w:ind w:left="2880" w:hanging="360"/>
      </w:pPr>
    </w:lvl>
    <w:lvl w:ilvl="4" w:tplc="5268DD56">
      <w:start w:val="1"/>
      <w:numFmt w:val="lowerLetter"/>
      <w:lvlText w:val="%5."/>
      <w:lvlJc w:val="left"/>
      <w:pPr>
        <w:ind w:left="3600" w:hanging="360"/>
      </w:pPr>
    </w:lvl>
    <w:lvl w:ilvl="5" w:tplc="EDACA75E">
      <w:start w:val="1"/>
      <w:numFmt w:val="lowerRoman"/>
      <w:lvlText w:val="%6."/>
      <w:lvlJc w:val="right"/>
      <w:pPr>
        <w:ind w:left="4320" w:hanging="180"/>
      </w:pPr>
    </w:lvl>
    <w:lvl w:ilvl="6" w:tplc="6532B722">
      <w:start w:val="1"/>
      <w:numFmt w:val="decimal"/>
      <w:lvlText w:val="%7."/>
      <w:lvlJc w:val="left"/>
      <w:pPr>
        <w:ind w:left="5040" w:hanging="360"/>
      </w:pPr>
    </w:lvl>
    <w:lvl w:ilvl="7" w:tplc="302EC232">
      <w:start w:val="1"/>
      <w:numFmt w:val="lowerLetter"/>
      <w:lvlText w:val="%8."/>
      <w:lvlJc w:val="left"/>
      <w:pPr>
        <w:ind w:left="5760" w:hanging="360"/>
      </w:pPr>
    </w:lvl>
    <w:lvl w:ilvl="8" w:tplc="A1AE2ADE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4F6B1219"/>
    <w:multiLevelType w:val="hybridMultilevel"/>
    <w:tmpl w:val="E0E42706"/>
    <w:lvl w:ilvl="0" w:tplc="6C0686B2">
      <w:start w:val="1"/>
      <w:numFmt w:val="decimal"/>
      <w:lvlText w:val="%1."/>
      <w:lvlJc w:val="left"/>
      <w:pPr>
        <w:ind w:left="705" w:hanging="360"/>
      </w:pPr>
      <w:rPr>
        <w:rFonts w:ascii="Times New Roman" w:hAnsi="Times New Roman" w:cs="Times New Roman"/>
        <w:sz w:val="24"/>
        <w:szCs w:val="24"/>
      </w:rPr>
    </w:lvl>
    <w:lvl w:ilvl="1" w:tplc="EDCC2E74">
      <w:start w:val="1"/>
      <w:numFmt w:val="lowerLetter"/>
      <w:lvlText w:val="%2."/>
      <w:lvlJc w:val="left"/>
      <w:pPr>
        <w:ind w:left="1425" w:hanging="360"/>
      </w:pPr>
    </w:lvl>
    <w:lvl w:ilvl="2" w:tplc="72861522">
      <w:start w:val="1"/>
      <w:numFmt w:val="lowerRoman"/>
      <w:lvlText w:val="%3."/>
      <w:lvlJc w:val="right"/>
      <w:pPr>
        <w:ind w:left="2145" w:hanging="180"/>
      </w:pPr>
    </w:lvl>
    <w:lvl w:ilvl="3" w:tplc="0FEAD1B0">
      <w:start w:val="1"/>
      <w:numFmt w:val="decimal"/>
      <w:lvlText w:val="%4."/>
      <w:lvlJc w:val="left"/>
      <w:pPr>
        <w:ind w:left="2865" w:hanging="360"/>
      </w:pPr>
    </w:lvl>
    <w:lvl w:ilvl="4" w:tplc="C2164A02">
      <w:start w:val="1"/>
      <w:numFmt w:val="lowerLetter"/>
      <w:lvlText w:val="%5."/>
      <w:lvlJc w:val="left"/>
      <w:pPr>
        <w:ind w:left="3585" w:hanging="360"/>
      </w:pPr>
    </w:lvl>
    <w:lvl w:ilvl="5" w:tplc="B784C7CA">
      <w:start w:val="1"/>
      <w:numFmt w:val="lowerRoman"/>
      <w:lvlText w:val="%6."/>
      <w:lvlJc w:val="right"/>
      <w:pPr>
        <w:ind w:left="4305" w:hanging="180"/>
      </w:pPr>
    </w:lvl>
    <w:lvl w:ilvl="6" w:tplc="459E1E78">
      <w:start w:val="1"/>
      <w:numFmt w:val="decimal"/>
      <w:lvlText w:val="%7."/>
      <w:lvlJc w:val="left"/>
      <w:pPr>
        <w:ind w:left="5025" w:hanging="360"/>
      </w:pPr>
    </w:lvl>
    <w:lvl w:ilvl="7" w:tplc="68028EAA">
      <w:start w:val="1"/>
      <w:numFmt w:val="lowerLetter"/>
      <w:lvlText w:val="%8."/>
      <w:lvlJc w:val="left"/>
      <w:pPr>
        <w:ind w:left="5745" w:hanging="360"/>
      </w:pPr>
    </w:lvl>
    <w:lvl w:ilvl="8" w:tplc="9AA05CCE">
      <w:start w:val="1"/>
      <w:numFmt w:val="lowerRoman"/>
      <w:lvlText w:val="%9."/>
      <w:lvlJc w:val="right"/>
      <w:pPr>
        <w:ind w:left="6465" w:hanging="180"/>
      </w:pPr>
    </w:lvl>
  </w:abstractNum>
  <w:abstractNum w:abstractNumId="8" w15:restartNumberingAfterBreak="0">
    <w:nsid w:val="51BB3C5D"/>
    <w:multiLevelType w:val="hybridMultilevel"/>
    <w:tmpl w:val="F61AE256"/>
    <w:lvl w:ilvl="0" w:tplc="BDA63A42">
      <w:start w:val="1"/>
      <w:numFmt w:val="decimal"/>
      <w:lvlText w:val="%1."/>
      <w:lvlJc w:val="left"/>
      <w:pPr>
        <w:ind w:left="720" w:hanging="360"/>
      </w:pPr>
    </w:lvl>
    <w:lvl w:ilvl="1" w:tplc="569C1842">
      <w:start w:val="1"/>
      <w:numFmt w:val="lowerLetter"/>
      <w:lvlText w:val="%2."/>
      <w:lvlJc w:val="left"/>
      <w:pPr>
        <w:ind w:left="1440" w:hanging="360"/>
      </w:pPr>
    </w:lvl>
    <w:lvl w:ilvl="2" w:tplc="173801B8">
      <w:start w:val="1"/>
      <w:numFmt w:val="lowerRoman"/>
      <w:lvlText w:val="%3."/>
      <w:lvlJc w:val="right"/>
      <w:pPr>
        <w:ind w:left="2160" w:hanging="180"/>
      </w:pPr>
    </w:lvl>
    <w:lvl w:ilvl="3" w:tplc="31B2EDE4">
      <w:start w:val="1"/>
      <w:numFmt w:val="decimal"/>
      <w:lvlText w:val="%4."/>
      <w:lvlJc w:val="left"/>
      <w:pPr>
        <w:ind w:left="2880" w:hanging="360"/>
      </w:pPr>
    </w:lvl>
    <w:lvl w:ilvl="4" w:tplc="C24A46BA">
      <w:start w:val="1"/>
      <w:numFmt w:val="lowerLetter"/>
      <w:lvlText w:val="%5."/>
      <w:lvlJc w:val="left"/>
      <w:pPr>
        <w:ind w:left="3600" w:hanging="360"/>
      </w:pPr>
    </w:lvl>
    <w:lvl w:ilvl="5" w:tplc="E430BD5A">
      <w:start w:val="1"/>
      <w:numFmt w:val="lowerRoman"/>
      <w:lvlText w:val="%6."/>
      <w:lvlJc w:val="right"/>
      <w:pPr>
        <w:ind w:left="4320" w:hanging="180"/>
      </w:pPr>
    </w:lvl>
    <w:lvl w:ilvl="6" w:tplc="C50255AA">
      <w:start w:val="1"/>
      <w:numFmt w:val="decimal"/>
      <w:lvlText w:val="%7."/>
      <w:lvlJc w:val="left"/>
      <w:pPr>
        <w:ind w:left="5040" w:hanging="360"/>
      </w:pPr>
    </w:lvl>
    <w:lvl w:ilvl="7" w:tplc="AFC467FA">
      <w:start w:val="1"/>
      <w:numFmt w:val="lowerLetter"/>
      <w:lvlText w:val="%8."/>
      <w:lvlJc w:val="left"/>
      <w:pPr>
        <w:ind w:left="5760" w:hanging="360"/>
      </w:pPr>
    </w:lvl>
    <w:lvl w:ilvl="8" w:tplc="6F9A08BA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630924A0"/>
    <w:multiLevelType w:val="multilevel"/>
    <w:tmpl w:val="B0A2A7B0"/>
    <w:lvl w:ilvl="0">
      <w:start w:val="1"/>
      <w:numFmt w:val="decimal"/>
      <w:lvlText w:val="%1."/>
      <w:lvlJc w:val="left"/>
      <w:rPr>
        <w:rFonts w:ascii="Times New Roman" w:eastAsia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2"/>
        <w:position w:val="0"/>
        <w:sz w:val="21"/>
        <w:szCs w:val="21"/>
        <w:u w:val="none"/>
        <w:lang w:val="ru-RU"/>
      </w:rPr>
    </w:lvl>
    <w:lvl w:ilvl="1">
      <w:start w:val="1"/>
      <w:numFmt w:val="decimal"/>
      <w:lvlText w:val="%1.%2."/>
      <w:lvlJc w:val="left"/>
      <w:rPr>
        <w:rFonts w:ascii="Times New Roman" w:eastAsia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2"/>
        <w:position w:val="0"/>
        <w:sz w:val="21"/>
        <w:szCs w:val="21"/>
        <w:u w:val="none"/>
        <w:lang w:val="ru-RU"/>
      </w:rPr>
    </w:lvl>
    <w:lvl w:ilvl="2">
      <w:start w:val="1"/>
      <w:numFmt w:val="decimal"/>
      <w:lvlText w:val=""/>
      <w:lvlJc w:val="left"/>
    </w:lvl>
    <w:lvl w:ilvl="3">
      <w:start w:val="1"/>
      <w:numFmt w:val="decimal"/>
      <w:lvlText w:val=""/>
      <w:lvlJc w:val="left"/>
    </w:lvl>
    <w:lvl w:ilvl="4">
      <w:start w:val="1"/>
      <w:numFmt w:val="decimal"/>
      <w:lvlText w:val=""/>
      <w:lvlJc w:val="left"/>
    </w:lvl>
    <w:lvl w:ilvl="5">
      <w:start w:val="1"/>
      <w:numFmt w:val="decimal"/>
      <w:lvlText w:val=""/>
      <w:lvlJc w:val="left"/>
    </w:lvl>
    <w:lvl w:ilvl="6">
      <w:start w:val="1"/>
      <w:numFmt w:val="decimal"/>
      <w:lvlText w:val=""/>
      <w:lvlJc w:val="left"/>
    </w:lvl>
    <w:lvl w:ilvl="7">
      <w:start w:val="1"/>
      <w:numFmt w:val="decimal"/>
      <w:lvlText w:val=""/>
      <w:lvlJc w:val="left"/>
    </w:lvl>
    <w:lvl w:ilvl="8">
      <w:start w:val="1"/>
      <w:numFmt w:val="decimal"/>
      <w:lvlText w:val=""/>
      <w:lvlJc w:val="left"/>
    </w:lvl>
  </w:abstractNum>
  <w:abstractNum w:abstractNumId="10" w15:restartNumberingAfterBreak="0">
    <w:nsid w:val="65E26068"/>
    <w:multiLevelType w:val="hybridMultilevel"/>
    <w:tmpl w:val="7B2E168A"/>
    <w:lvl w:ilvl="0" w:tplc="202EF1FE">
      <w:start w:val="1"/>
      <w:numFmt w:val="decimal"/>
      <w:lvlText w:val="%1."/>
      <w:lvlJc w:val="left"/>
      <w:pPr>
        <w:ind w:left="720" w:hanging="360"/>
      </w:pPr>
    </w:lvl>
    <w:lvl w:ilvl="1" w:tplc="2634E598">
      <w:start w:val="1"/>
      <w:numFmt w:val="lowerLetter"/>
      <w:lvlText w:val="%2."/>
      <w:lvlJc w:val="left"/>
      <w:pPr>
        <w:ind w:left="1440" w:hanging="360"/>
      </w:pPr>
    </w:lvl>
    <w:lvl w:ilvl="2" w:tplc="7946D844">
      <w:start w:val="1"/>
      <w:numFmt w:val="lowerRoman"/>
      <w:lvlText w:val="%3."/>
      <w:lvlJc w:val="right"/>
      <w:pPr>
        <w:ind w:left="2160" w:hanging="180"/>
      </w:pPr>
    </w:lvl>
    <w:lvl w:ilvl="3" w:tplc="28E07EAC">
      <w:start w:val="1"/>
      <w:numFmt w:val="decimal"/>
      <w:lvlText w:val="%4."/>
      <w:lvlJc w:val="left"/>
      <w:pPr>
        <w:ind w:left="2880" w:hanging="360"/>
      </w:pPr>
    </w:lvl>
    <w:lvl w:ilvl="4" w:tplc="EA1A6934">
      <w:start w:val="1"/>
      <w:numFmt w:val="lowerLetter"/>
      <w:lvlText w:val="%5."/>
      <w:lvlJc w:val="left"/>
      <w:pPr>
        <w:ind w:left="3600" w:hanging="360"/>
      </w:pPr>
    </w:lvl>
    <w:lvl w:ilvl="5" w:tplc="48A2F522">
      <w:start w:val="1"/>
      <w:numFmt w:val="lowerRoman"/>
      <w:lvlText w:val="%6."/>
      <w:lvlJc w:val="right"/>
      <w:pPr>
        <w:ind w:left="4320" w:hanging="180"/>
      </w:pPr>
    </w:lvl>
    <w:lvl w:ilvl="6" w:tplc="9BDA73C0">
      <w:start w:val="1"/>
      <w:numFmt w:val="decimal"/>
      <w:lvlText w:val="%7."/>
      <w:lvlJc w:val="left"/>
      <w:pPr>
        <w:ind w:left="5040" w:hanging="360"/>
      </w:pPr>
    </w:lvl>
    <w:lvl w:ilvl="7" w:tplc="EFEAA874">
      <w:start w:val="1"/>
      <w:numFmt w:val="lowerLetter"/>
      <w:lvlText w:val="%8."/>
      <w:lvlJc w:val="left"/>
      <w:pPr>
        <w:ind w:left="5760" w:hanging="360"/>
      </w:pPr>
    </w:lvl>
    <w:lvl w:ilvl="8" w:tplc="EC8C60F2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66E369B3"/>
    <w:multiLevelType w:val="hybridMultilevel"/>
    <w:tmpl w:val="A96E93B6"/>
    <w:lvl w:ilvl="0" w:tplc="4F5869A2">
      <w:start w:val="1"/>
      <w:numFmt w:val="decimal"/>
      <w:lvlText w:val="%1."/>
      <w:lvlJc w:val="left"/>
      <w:pPr>
        <w:ind w:left="720" w:hanging="360"/>
      </w:pPr>
    </w:lvl>
    <w:lvl w:ilvl="1" w:tplc="03CAD1A2">
      <w:start w:val="1"/>
      <w:numFmt w:val="lowerLetter"/>
      <w:lvlText w:val="%2."/>
      <w:lvlJc w:val="left"/>
      <w:pPr>
        <w:ind w:left="1440" w:hanging="360"/>
      </w:pPr>
    </w:lvl>
    <w:lvl w:ilvl="2" w:tplc="E1145900">
      <w:start w:val="1"/>
      <w:numFmt w:val="lowerRoman"/>
      <w:lvlText w:val="%3."/>
      <w:lvlJc w:val="right"/>
      <w:pPr>
        <w:ind w:left="2160" w:hanging="180"/>
      </w:pPr>
    </w:lvl>
    <w:lvl w:ilvl="3" w:tplc="E4A64654">
      <w:start w:val="1"/>
      <w:numFmt w:val="decimal"/>
      <w:lvlText w:val="%4."/>
      <w:lvlJc w:val="left"/>
      <w:pPr>
        <w:ind w:left="2880" w:hanging="360"/>
      </w:pPr>
    </w:lvl>
    <w:lvl w:ilvl="4" w:tplc="6F4C127E">
      <w:start w:val="1"/>
      <w:numFmt w:val="lowerLetter"/>
      <w:lvlText w:val="%5."/>
      <w:lvlJc w:val="left"/>
      <w:pPr>
        <w:ind w:left="3600" w:hanging="360"/>
      </w:pPr>
    </w:lvl>
    <w:lvl w:ilvl="5" w:tplc="BEC08256">
      <w:start w:val="1"/>
      <w:numFmt w:val="lowerRoman"/>
      <w:lvlText w:val="%6."/>
      <w:lvlJc w:val="right"/>
      <w:pPr>
        <w:ind w:left="4320" w:hanging="180"/>
      </w:pPr>
    </w:lvl>
    <w:lvl w:ilvl="6" w:tplc="AEEC2690">
      <w:start w:val="1"/>
      <w:numFmt w:val="decimal"/>
      <w:lvlText w:val="%7."/>
      <w:lvlJc w:val="left"/>
      <w:pPr>
        <w:ind w:left="5040" w:hanging="360"/>
      </w:pPr>
    </w:lvl>
    <w:lvl w:ilvl="7" w:tplc="DE340CFC">
      <w:start w:val="1"/>
      <w:numFmt w:val="lowerLetter"/>
      <w:lvlText w:val="%8."/>
      <w:lvlJc w:val="left"/>
      <w:pPr>
        <w:ind w:left="5760" w:hanging="360"/>
      </w:pPr>
    </w:lvl>
    <w:lvl w:ilvl="8" w:tplc="6900B5E6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686B25E7"/>
    <w:multiLevelType w:val="hybridMultilevel"/>
    <w:tmpl w:val="ADC6092A"/>
    <w:lvl w:ilvl="0" w:tplc="D0B89848">
      <w:start w:val="1"/>
      <w:numFmt w:val="bullet"/>
      <w:lvlText w:val="-"/>
      <w:lvlJc w:val="left"/>
      <w:rPr>
        <w:b w:val="0"/>
        <w:bCs w:val="0"/>
        <w:i w:val="0"/>
        <w:iCs w:val="0"/>
        <w:smallCaps w:val="0"/>
        <w:strike w:val="0"/>
        <w:color w:val="000000"/>
        <w:spacing w:val="0"/>
        <w:position w:val="0"/>
        <w:sz w:val="23"/>
        <w:szCs w:val="23"/>
        <w:u w:val="none"/>
      </w:rPr>
    </w:lvl>
    <w:lvl w:ilvl="1" w:tplc="7332A300">
      <w:start w:val="1"/>
      <w:numFmt w:val="bullet"/>
      <w:lvlText w:val="-"/>
      <w:lvlJc w:val="left"/>
      <w:rPr>
        <w:b w:val="0"/>
        <w:bCs w:val="0"/>
        <w:i w:val="0"/>
        <w:iCs w:val="0"/>
        <w:smallCaps w:val="0"/>
        <w:strike w:val="0"/>
        <w:color w:val="000000"/>
        <w:spacing w:val="0"/>
        <w:position w:val="0"/>
        <w:sz w:val="23"/>
        <w:szCs w:val="23"/>
        <w:u w:val="none"/>
      </w:rPr>
    </w:lvl>
    <w:lvl w:ilvl="2" w:tplc="AB42A694">
      <w:start w:val="1"/>
      <w:numFmt w:val="bullet"/>
      <w:lvlText w:val="-"/>
      <w:lvlJc w:val="left"/>
      <w:rPr>
        <w:b w:val="0"/>
        <w:bCs w:val="0"/>
        <w:i w:val="0"/>
        <w:iCs w:val="0"/>
        <w:smallCaps w:val="0"/>
        <w:strike w:val="0"/>
        <w:color w:val="000000"/>
        <w:spacing w:val="0"/>
        <w:position w:val="0"/>
        <w:sz w:val="23"/>
        <w:szCs w:val="23"/>
        <w:u w:val="none"/>
      </w:rPr>
    </w:lvl>
    <w:lvl w:ilvl="3" w:tplc="F56E462C">
      <w:start w:val="1"/>
      <w:numFmt w:val="bullet"/>
      <w:lvlText w:val="-"/>
      <w:lvlJc w:val="left"/>
      <w:rPr>
        <w:b w:val="0"/>
        <w:bCs w:val="0"/>
        <w:i w:val="0"/>
        <w:iCs w:val="0"/>
        <w:smallCaps w:val="0"/>
        <w:strike w:val="0"/>
        <w:color w:val="000000"/>
        <w:spacing w:val="0"/>
        <w:position w:val="0"/>
        <w:sz w:val="23"/>
        <w:szCs w:val="23"/>
        <w:u w:val="none"/>
      </w:rPr>
    </w:lvl>
    <w:lvl w:ilvl="4" w:tplc="5A780EE6">
      <w:start w:val="1"/>
      <w:numFmt w:val="bullet"/>
      <w:lvlText w:val="-"/>
      <w:lvlJc w:val="left"/>
      <w:rPr>
        <w:b w:val="0"/>
        <w:bCs w:val="0"/>
        <w:i w:val="0"/>
        <w:iCs w:val="0"/>
        <w:smallCaps w:val="0"/>
        <w:strike w:val="0"/>
        <w:color w:val="000000"/>
        <w:spacing w:val="0"/>
        <w:position w:val="0"/>
        <w:sz w:val="23"/>
        <w:szCs w:val="23"/>
        <w:u w:val="none"/>
      </w:rPr>
    </w:lvl>
    <w:lvl w:ilvl="5" w:tplc="D676F456">
      <w:start w:val="1"/>
      <w:numFmt w:val="bullet"/>
      <w:lvlText w:val="-"/>
      <w:lvlJc w:val="left"/>
      <w:rPr>
        <w:b w:val="0"/>
        <w:bCs w:val="0"/>
        <w:i w:val="0"/>
        <w:iCs w:val="0"/>
        <w:smallCaps w:val="0"/>
        <w:strike w:val="0"/>
        <w:color w:val="000000"/>
        <w:spacing w:val="0"/>
        <w:position w:val="0"/>
        <w:sz w:val="23"/>
        <w:szCs w:val="23"/>
        <w:u w:val="none"/>
      </w:rPr>
    </w:lvl>
    <w:lvl w:ilvl="6" w:tplc="0ECAD7A2">
      <w:start w:val="1"/>
      <w:numFmt w:val="bullet"/>
      <w:lvlText w:val="-"/>
      <w:lvlJc w:val="left"/>
      <w:rPr>
        <w:b w:val="0"/>
        <w:bCs w:val="0"/>
        <w:i w:val="0"/>
        <w:iCs w:val="0"/>
        <w:smallCaps w:val="0"/>
        <w:strike w:val="0"/>
        <w:color w:val="000000"/>
        <w:spacing w:val="0"/>
        <w:position w:val="0"/>
        <w:sz w:val="23"/>
        <w:szCs w:val="23"/>
        <w:u w:val="none"/>
      </w:rPr>
    </w:lvl>
    <w:lvl w:ilvl="7" w:tplc="E744A778">
      <w:start w:val="1"/>
      <w:numFmt w:val="bullet"/>
      <w:lvlText w:val="-"/>
      <w:lvlJc w:val="left"/>
      <w:rPr>
        <w:b w:val="0"/>
        <w:bCs w:val="0"/>
        <w:i w:val="0"/>
        <w:iCs w:val="0"/>
        <w:smallCaps w:val="0"/>
        <w:strike w:val="0"/>
        <w:color w:val="000000"/>
        <w:spacing w:val="0"/>
        <w:position w:val="0"/>
        <w:sz w:val="23"/>
        <w:szCs w:val="23"/>
        <w:u w:val="none"/>
      </w:rPr>
    </w:lvl>
    <w:lvl w:ilvl="8" w:tplc="29F0527C">
      <w:start w:val="1"/>
      <w:numFmt w:val="bullet"/>
      <w:lvlText w:val="-"/>
      <w:lvlJc w:val="left"/>
      <w:rPr>
        <w:b w:val="0"/>
        <w:bCs w:val="0"/>
        <w:i w:val="0"/>
        <w:iCs w:val="0"/>
        <w:smallCaps w:val="0"/>
        <w:strike w:val="0"/>
        <w:color w:val="000000"/>
        <w:spacing w:val="0"/>
        <w:position w:val="0"/>
        <w:sz w:val="23"/>
        <w:szCs w:val="23"/>
        <w:u w:val="none"/>
      </w:rPr>
    </w:lvl>
  </w:abstractNum>
  <w:abstractNum w:abstractNumId="13" w15:restartNumberingAfterBreak="0">
    <w:nsid w:val="70414514"/>
    <w:multiLevelType w:val="hybridMultilevel"/>
    <w:tmpl w:val="805E0A0A"/>
    <w:lvl w:ilvl="0" w:tplc="7AB4D25C">
      <w:start w:val="1"/>
      <w:numFmt w:val="decimal"/>
      <w:lvlText w:val="%1."/>
      <w:lvlJc w:val="left"/>
      <w:pPr>
        <w:ind w:left="720" w:hanging="360"/>
      </w:pPr>
    </w:lvl>
    <w:lvl w:ilvl="1" w:tplc="BBB80F82">
      <w:start w:val="1"/>
      <w:numFmt w:val="lowerLetter"/>
      <w:lvlText w:val="%2."/>
      <w:lvlJc w:val="left"/>
      <w:pPr>
        <w:ind w:left="1440" w:hanging="360"/>
      </w:pPr>
    </w:lvl>
    <w:lvl w:ilvl="2" w:tplc="5F5CCBBC">
      <w:start w:val="1"/>
      <w:numFmt w:val="lowerRoman"/>
      <w:lvlText w:val="%3."/>
      <w:lvlJc w:val="right"/>
      <w:pPr>
        <w:ind w:left="2160" w:hanging="180"/>
      </w:pPr>
    </w:lvl>
    <w:lvl w:ilvl="3" w:tplc="756C235E">
      <w:start w:val="1"/>
      <w:numFmt w:val="decimal"/>
      <w:lvlText w:val="%4."/>
      <w:lvlJc w:val="left"/>
      <w:pPr>
        <w:ind w:left="2880" w:hanging="360"/>
      </w:pPr>
    </w:lvl>
    <w:lvl w:ilvl="4" w:tplc="35E644D0">
      <w:start w:val="1"/>
      <w:numFmt w:val="lowerLetter"/>
      <w:lvlText w:val="%5."/>
      <w:lvlJc w:val="left"/>
      <w:pPr>
        <w:ind w:left="3600" w:hanging="360"/>
      </w:pPr>
    </w:lvl>
    <w:lvl w:ilvl="5" w:tplc="2C74C9D8">
      <w:start w:val="1"/>
      <w:numFmt w:val="lowerRoman"/>
      <w:lvlText w:val="%6."/>
      <w:lvlJc w:val="right"/>
      <w:pPr>
        <w:ind w:left="4320" w:hanging="180"/>
      </w:pPr>
    </w:lvl>
    <w:lvl w:ilvl="6" w:tplc="1A5A3AD0">
      <w:start w:val="1"/>
      <w:numFmt w:val="decimal"/>
      <w:lvlText w:val="%7."/>
      <w:lvlJc w:val="left"/>
      <w:pPr>
        <w:ind w:left="5040" w:hanging="360"/>
      </w:pPr>
    </w:lvl>
    <w:lvl w:ilvl="7" w:tplc="9EAE08B6">
      <w:start w:val="1"/>
      <w:numFmt w:val="lowerLetter"/>
      <w:lvlText w:val="%8."/>
      <w:lvlJc w:val="left"/>
      <w:pPr>
        <w:ind w:left="5760" w:hanging="360"/>
      </w:pPr>
    </w:lvl>
    <w:lvl w:ilvl="8" w:tplc="9F68CF78">
      <w:start w:val="1"/>
      <w:numFmt w:val="lowerRoman"/>
      <w:lvlText w:val="%9."/>
      <w:lvlJc w:val="right"/>
      <w:pPr>
        <w:ind w:left="6480" w:hanging="180"/>
      </w:pPr>
    </w:lvl>
  </w:abstractNum>
  <w:abstractNum w:abstractNumId="14" w15:restartNumberingAfterBreak="0">
    <w:nsid w:val="75273C81"/>
    <w:multiLevelType w:val="hybridMultilevel"/>
    <w:tmpl w:val="E5988C5C"/>
    <w:lvl w:ilvl="0" w:tplc="161215E0">
      <w:start w:val="1"/>
      <w:numFmt w:val="decimal"/>
      <w:lvlText w:val="%1."/>
      <w:lvlJc w:val="left"/>
      <w:pPr>
        <w:ind w:left="720" w:hanging="360"/>
      </w:pPr>
    </w:lvl>
    <w:lvl w:ilvl="1" w:tplc="B0B0E598">
      <w:start w:val="1"/>
      <w:numFmt w:val="lowerLetter"/>
      <w:lvlText w:val="%2."/>
      <w:lvlJc w:val="left"/>
      <w:pPr>
        <w:ind w:left="1440" w:hanging="360"/>
      </w:pPr>
    </w:lvl>
    <w:lvl w:ilvl="2" w:tplc="BB5C4800">
      <w:start w:val="1"/>
      <w:numFmt w:val="lowerRoman"/>
      <w:lvlText w:val="%3."/>
      <w:lvlJc w:val="right"/>
      <w:pPr>
        <w:ind w:left="2160" w:hanging="180"/>
      </w:pPr>
    </w:lvl>
    <w:lvl w:ilvl="3" w:tplc="9452BC3C">
      <w:start w:val="1"/>
      <w:numFmt w:val="decimal"/>
      <w:lvlText w:val="%4."/>
      <w:lvlJc w:val="left"/>
      <w:pPr>
        <w:ind w:left="2880" w:hanging="360"/>
      </w:pPr>
    </w:lvl>
    <w:lvl w:ilvl="4" w:tplc="D60E68B2">
      <w:start w:val="1"/>
      <w:numFmt w:val="lowerLetter"/>
      <w:lvlText w:val="%5."/>
      <w:lvlJc w:val="left"/>
      <w:pPr>
        <w:ind w:left="3600" w:hanging="360"/>
      </w:pPr>
    </w:lvl>
    <w:lvl w:ilvl="5" w:tplc="DCDA38F2">
      <w:start w:val="1"/>
      <w:numFmt w:val="lowerRoman"/>
      <w:lvlText w:val="%6."/>
      <w:lvlJc w:val="right"/>
      <w:pPr>
        <w:ind w:left="4320" w:hanging="180"/>
      </w:pPr>
    </w:lvl>
    <w:lvl w:ilvl="6" w:tplc="12187068">
      <w:start w:val="1"/>
      <w:numFmt w:val="decimal"/>
      <w:lvlText w:val="%7."/>
      <w:lvlJc w:val="left"/>
      <w:pPr>
        <w:ind w:left="5040" w:hanging="360"/>
      </w:pPr>
    </w:lvl>
    <w:lvl w:ilvl="7" w:tplc="C630B838">
      <w:start w:val="1"/>
      <w:numFmt w:val="lowerLetter"/>
      <w:lvlText w:val="%8."/>
      <w:lvlJc w:val="left"/>
      <w:pPr>
        <w:ind w:left="5760" w:hanging="360"/>
      </w:pPr>
    </w:lvl>
    <w:lvl w:ilvl="8" w:tplc="F4F877A2">
      <w:start w:val="1"/>
      <w:numFmt w:val="lowerRoman"/>
      <w:lvlText w:val="%9."/>
      <w:lvlJc w:val="right"/>
      <w:pPr>
        <w:ind w:left="6480" w:hanging="180"/>
      </w:pPr>
    </w:lvl>
  </w:abstractNum>
  <w:abstractNum w:abstractNumId="15" w15:restartNumberingAfterBreak="0">
    <w:nsid w:val="7B2176B9"/>
    <w:multiLevelType w:val="multilevel"/>
    <w:tmpl w:val="E3DAB7E6"/>
    <w:lvl w:ilvl="0">
      <w:start w:val="1"/>
      <w:numFmt w:val="decimal"/>
      <w:lvlText w:val="%1)"/>
      <w:lvlJc w:val="left"/>
      <w:rPr>
        <w:b w:val="0"/>
        <w:bCs w:val="0"/>
        <w:i/>
        <w:iCs/>
        <w:smallCaps w:val="0"/>
        <w:strike w:val="0"/>
        <w:color w:val="000000"/>
        <w:spacing w:val="0"/>
        <w:position w:val="0"/>
        <w:sz w:val="23"/>
        <w:szCs w:val="23"/>
        <w:u w:val="none"/>
      </w:rPr>
    </w:lvl>
    <w:lvl w:ilvl="1">
      <w:start w:val="1"/>
      <w:numFmt w:val="decimal"/>
      <w:lvlText w:val="%1)"/>
      <w:lvlJc w:val="left"/>
      <w:rPr>
        <w:b w:val="0"/>
        <w:bCs w:val="0"/>
        <w:i/>
        <w:iCs/>
        <w:smallCaps w:val="0"/>
        <w:strike w:val="0"/>
        <w:color w:val="000000"/>
        <w:spacing w:val="0"/>
        <w:position w:val="0"/>
        <w:sz w:val="23"/>
        <w:szCs w:val="23"/>
        <w:u w:val="none"/>
      </w:rPr>
    </w:lvl>
    <w:lvl w:ilvl="2">
      <w:start w:val="1"/>
      <w:numFmt w:val="decimal"/>
      <w:lvlText w:val="%1)"/>
      <w:lvlJc w:val="left"/>
      <w:rPr>
        <w:b w:val="0"/>
        <w:bCs w:val="0"/>
        <w:i/>
        <w:iCs/>
        <w:smallCaps w:val="0"/>
        <w:strike w:val="0"/>
        <w:color w:val="000000"/>
        <w:spacing w:val="0"/>
        <w:position w:val="0"/>
        <w:sz w:val="23"/>
        <w:szCs w:val="23"/>
        <w:u w:val="none"/>
      </w:rPr>
    </w:lvl>
    <w:lvl w:ilvl="3">
      <w:start w:val="1"/>
      <w:numFmt w:val="decimal"/>
      <w:lvlText w:val="%1)"/>
      <w:lvlJc w:val="left"/>
      <w:rPr>
        <w:b w:val="0"/>
        <w:bCs w:val="0"/>
        <w:i/>
        <w:iCs/>
        <w:smallCaps w:val="0"/>
        <w:strike w:val="0"/>
        <w:color w:val="000000"/>
        <w:spacing w:val="0"/>
        <w:position w:val="0"/>
        <w:sz w:val="23"/>
        <w:szCs w:val="23"/>
        <w:u w:val="none"/>
      </w:rPr>
    </w:lvl>
    <w:lvl w:ilvl="4">
      <w:start w:val="1"/>
      <w:numFmt w:val="decimal"/>
      <w:lvlText w:val="%1)"/>
      <w:lvlJc w:val="left"/>
      <w:rPr>
        <w:b w:val="0"/>
        <w:bCs w:val="0"/>
        <w:i/>
        <w:iCs/>
        <w:smallCaps w:val="0"/>
        <w:strike w:val="0"/>
        <w:color w:val="000000"/>
        <w:spacing w:val="0"/>
        <w:position w:val="0"/>
        <w:sz w:val="23"/>
        <w:szCs w:val="23"/>
        <w:u w:val="none"/>
      </w:rPr>
    </w:lvl>
    <w:lvl w:ilvl="5">
      <w:start w:val="1"/>
      <w:numFmt w:val="decimal"/>
      <w:lvlText w:val="%1)"/>
      <w:lvlJc w:val="left"/>
      <w:rPr>
        <w:b w:val="0"/>
        <w:bCs w:val="0"/>
        <w:i/>
        <w:iCs/>
        <w:smallCaps w:val="0"/>
        <w:strike w:val="0"/>
        <w:color w:val="000000"/>
        <w:spacing w:val="0"/>
        <w:position w:val="0"/>
        <w:sz w:val="23"/>
        <w:szCs w:val="23"/>
        <w:u w:val="none"/>
      </w:rPr>
    </w:lvl>
    <w:lvl w:ilvl="6">
      <w:start w:val="1"/>
      <w:numFmt w:val="decimal"/>
      <w:lvlText w:val="%1)"/>
      <w:lvlJc w:val="left"/>
      <w:rPr>
        <w:b w:val="0"/>
        <w:bCs w:val="0"/>
        <w:i/>
        <w:iCs/>
        <w:smallCaps w:val="0"/>
        <w:strike w:val="0"/>
        <w:color w:val="000000"/>
        <w:spacing w:val="0"/>
        <w:position w:val="0"/>
        <w:sz w:val="23"/>
        <w:szCs w:val="23"/>
        <w:u w:val="none"/>
      </w:rPr>
    </w:lvl>
    <w:lvl w:ilvl="7">
      <w:start w:val="1"/>
      <w:numFmt w:val="decimal"/>
      <w:lvlText w:val="%1)"/>
      <w:lvlJc w:val="left"/>
      <w:rPr>
        <w:b w:val="0"/>
        <w:bCs w:val="0"/>
        <w:i/>
        <w:iCs/>
        <w:smallCaps w:val="0"/>
        <w:strike w:val="0"/>
        <w:color w:val="000000"/>
        <w:spacing w:val="0"/>
        <w:position w:val="0"/>
        <w:sz w:val="23"/>
        <w:szCs w:val="23"/>
        <w:u w:val="none"/>
      </w:rPr>
    </w:lvl>
    <w:lvl w:ilvl="8">
      <w:start w:val="1"/>
      <w:numFmt w:val="decimal"/>
      <w:lvlText w:val="%1)"/>
      <w:lvlJc w:val="left"/>
      <w:rPr>
        <w:b w:val="0"/>
        <w:bCs w:val="0"/>
        <w:i/>
        <w:iCs/>
        <w:smallCaps w:val="0"/>
        <w:strike w:val="0"/>
        <w:color w:val="000000"/>
        <w:spacing w:val="0"/>
        <w:position w:val="0"/>
        <w:sz w:val="23"/>
        <w:szCs w:val="23"/>
        <w:u w:val="none"/>
      </w:rPr>
    </w:lvl>
  </w:abstractNum>
  <w:abstractNum w:abstractNumId="16" w15:restartNumberingAfterBreak="0">
    <w:nsid w:val="7D0325A4"/>
    <w:multiLevelType w:val="multilevel"/>
    <w:tmpl w:val="5DA4BD56"/>
    <w:lvl w:ilvl="0">
      <w:start w:val="1"/>
      <w:numFmt w:val="decimal"/>
      <w:pStyle w:val="2-"/>
      <w:lvlText w:val="%1."/>
      <w:lvlJc w:val="left"/>
      <w:pPr>
        <w:ind w:left="720" w:hanging="360"/>
      </w:pPr>
      <w:rPr>
        <w:i w:val="0"/>
        <w:sz w:val="28"/>
      </w:rPr>
    </w:lvl>
    <w:lvl w:ilvl="1">
      <w:start w:val="1"/>
      <w:numFmt w:val="decimal"/>
      <w:pStyle w:val="11"/>
      <w:lvlText w:val="%1.%2."/>
      <w:lvlJc w:val="left"/>
      <w:pPr>
        <w:ind w:left="720" w:hanging="720"/>
      </w:pPr>
    </w:lvl>
    <w:lvl w:ilvl="2">
      <w:start w:val="1"/>
      <w:numFmt w:val="decimal"/>
      <w:pStyle w:val="111"/>
      <w:lvlText w:val="%1.%2.%3."/>
      <w:lvlJc w:val="left"/>
      <w:pPr>
        <w:ind w:left="1440" w:hanging="720"/>
      </w:pPr>
      <w:rPr>
        <w:sz w:val="28"/>
        <w:szCs w:val="28"/>
      </w:rPr>
    </w:lvl>
    <w:lvl w:ilvl="3">
      <w:start w:val="1"/>
      <w:numFmt w:val="decimal"/>
      <w:lvlText w:val="%1.%2.%3.%4."/>
      <w:lvlJc w:val="left"/>
      <w:pPr>
        <w:ind w:left="1980" w:hanging="1080"/>
      </w:pPr>
    </w:lvl>
    <w:lvl w:ilvl="4">
      <w:start w:val="1"/>
      <w:numFmt w:val="thaiNumbers"/>
      <w:lvlText w:val="%5."/>
      <w:lvlJc w:val="left"/>
      <w:pPr>
        <w:ind w:left="2160" w:hanging="1080"/>
      </w:pPr>
    </w:lvl>
    <w:lvl w:ilvl="5">
      <w:start w:val="1"/>
      <w:numFmt w:val="decimal"/>
      <w:lvlText w:val="%1.%2.%3.%4.%5.%6."/>
      <w:lvlJc w:val="left"/>
      <w:pPr>
        <w:ind w:left="2700" w:hanging="1440"/>
      </w:pPr>
    </w:lvl>
    <w:lvl w:ilvl="6">
      <w:start w:val="1"/>
      <w:numFmt w:val="decimal"/>
      <w:lvlText w:val="%1.%2.%3.%4.%5.%6.%7."/>
      <w:lvlJc w:val="left"/>
      <w:pPr>
        <w:ind w:left="3240" w:hanging="1800"/>
      </w:pPr>
    </w:lvl>
    <w:lvl w:ilvl="7">
      <w:start w:val="1"/>
      <w:numFmt w:val="decimal"/>
      <w:lvlText w:val="%1.%2.%3.%4.%5.%6.%7.%8."/>
      <w:lvlJc w:val="left"/>
      <w:pPr>
        <w:ind w:left="3420" w:hanging="1800"/>
      </w:pPr>
    </w:lvl>
    <w:lvl w:ilvl="8">
      <w:start w:val="1"/>
      <w:numFmt w:val="decimal"/>
      <w:lvlText w:val="%1.%2.%3.%4.%5.%6.%7.%8.%9."/>
      <w:lvlJc w:val="left"/>
      <w:pPr>
        <w:ind w:left="3960" w:hanging="2160"/>
      </w:pPr>
    </w:lvl>
  </w:abstractNum>
  <w:num w:numId="1">
    <w:abstractNumId w:val="16"/>
  </w:num>
  <w:num w:numId="2">
    <w:abstractNumId w:val="0"/>
  </w:num>
  <w:num w:numId="3">
    <w:abstractNumId w:val="10"/>
  </w:num>
  <w:num w:numId="4">
    <w:abstractNumId w:val="7"/>
  </w:num>
  <w:num w:numId="5">
    <w:abstractNumId w:val="13"/>
  </w:num>
  <w:num w:numId="6">
    <w:abstractNumId w:val="2"/>
  </w:num>
  <w:num w:numId="7">
    <w:abstractNumId w:val="4"/>
  </w:num>
  <w:num w:numId="8">
    <w:abstractNumId w:val="5"/>
  </w:num>
  <w:num w:numId="9">
    <w:abstractNumId w:val="12"/>
  </w:num>
  <w:num w:numId="10">
    <w:abstractNumId w:val="15"/>
  </w:num>
  <w:num w:numId="11">
    <w:abstractNumId w:val="1"/>
  </w:num>
  <w:num w:numId="12">
    <w:abstractNumId w:val="9"/>
  </w:num>
  <w:num w:numId="13">
    <w:abstractNumId w:val="8"/>
  </w:num>
  <w:num w:numId="14">
    <w:abstractNumId w:val="14"/>
  </w:num>
  <w:num w:numId="15">
    <w:abstractNumId w:val="6"/>
  </w:num>
  <w:num w:numId="16">
    <w:abstractNumId w:val="11"/>
  </w:num>
  <w:num w:numId="17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30"/>
  <w:proofState w:spelling="clean" w:grammar="clean"/>
  <w:defaultTabStop w:val="709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A27033"/>
    <w:rsid w:val="00293C77"/>
    <w:rsid w:val="00A27033"/>
    <w:rsid w:val="00C07B6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B33C788"/>
  <w15:docId w15:val="{0B01A46B-27F4-4927-8676-F1D99588B08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Calibri" w:eastAsia="Calibri" w:hAnsi="Calibri" w:cs="Times New Roman"/>
        <w:lang w:val="ru-RU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semiHidden="1" w:uiPriority="59" w:unhideWhenUsed="1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spacing w:after="200" w:line="276" w:lineRule="auto"/>
    </w:pPr>
    <w:rPr>
      <w:sz w:val="22"/>
      <w:szCs w:val="22"/>
      <w:lang w:eastAsia="en-US"/>
    </w:rPr>
  </w:style>
  <w:style w:type="paragraph" w:styleId="1">
    <w:name w:val="heading 1"/>
    <w:basedOn w:val="a"/>
    <w:link w:val="10"/>
    <w:uiPriority w:val="9"/>
    <w:qFormat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/>
      <w:b/>
      <w:bCs/>
      <w:sz w:val="48"/>
      <w:szCs w:val="48"/>
      <w:lang w:val="en-US" w:eastAsia="ru-RU"/>
    </w:rPr>
  </w:style>
  <w:style w:type="paragraph" w:styleId="2">
    <w:name w:val="heading 2"/>
    <w:basedOn w:val="a"/>
    <w:next w:val="a"/>
    <w:link w:val="20"/>
    <w:uiPriority w:val="9"/>
    <w:qFormat/>
    <w:pPr>
      <w:keepNext/>
      <w:keepLines/>
      <w:spacing w:before="200" w:after="0"/>
      <w:outlineLvl w:val="1"/>
    </w:pPr>
    <w:rPr>
      <w:rFonts w:ascii="Cambria" w:eastAsia="Times New Roman" w:hAnsi="Cambria"/>
      <w:b/>
      <w:bCs/>
      <w:color w:val="4F81BD"/>
      <w:sz w:val="26"/>
      <w:szCs w:val="26"/>
      <w:lang w:val="en-US"/>
    </w:rPr>
  </w:style>
  <w:style w:type="paragraph" w:styleId="3">
    <w:name w:val="heading 3"/>
    <w:basedOn w:val="a"/>
    <w:next w:val="a"/>
    <w:link w:val="30"/>
    <w:uiPriority w:val="9"/>
    <w:qFormat/>
    <w:pPr>
      <w:keepNext/>
      <w:keepLines/>
      <w:spacing w:before="40" w:after="0"/>
      <w:outlineLvl w:val="2"/>
    </w:pPr>
    <w:rPr>
      <w:rFonts w:ascii="Cambria" w:eastAsia="Times New Roman" w:hAnsi="Cambria"/>
      <w:color w:val="243F60"/>
      <w:sz w:val="24"/>
      <w:szCs w:val="24"/>
      <w:lang w:val="en-US"/>
    </w:rPr>
  </w:style>
  <w:style w:type="paragraph" w:styleId="4">
    <w:name w:val="heading 4"/>
    <w:basedOn w:val="a"/>
    <w:next w:val="a"/>
    <w:link w:val="40"/>
    <w:uiPriority w:val="9"/>
    <w:unhideWhenUsed/>
    <w:qFormat/>
    <w:pPr>
      <w:keepNext/>
      <w:keepLines/>
      <w:spacing w:before="320"/>
      <w:outlineLvl w:val="3"/>
    </w:pPr>
    <w:rPr>
      <w:rFonts w:ascii="Liberation Sans" w:eastAsia="Liberation Sans" w:hAnsi="Liberation Sans" w:cs="Liberation Sans"/>
      <w:b/>
      <w:bCs/>
      <w:sz w:val="26"/>
      <w:szCs w:val="26"/>
    </w:rPr>
  </w:style>
  <w:style w:type="paragraph" w:styleId="5">
    <w:name w:val="heading 5"/>
    <w:basedOn w:val="a"/>
    <w:next w:val="a"/>
    <w:link w:val="50"/>
    <w:uiPriority w:val="9"/>
    <w:qFormat/>
    <w:pPr>
      <w:keepNext/>
      <w:keepLines/>
      <w:spacing w:before="40" w:after="0"/>
      <w:outlineLvl w:val="4"/>
    </w:pPr>
    <w:rPr>
      <w:rFonts w:ascii="Cambria" w:eastAsia="Times New Roman" w:hAnsi="Cambria"/>
      <w:color w:val="365F91"/>
      <w:sz w:val="20"/>
      <w:szCs w:val="20"/>
      <w:lang w:val="en-US"/>
    </w:rPr>
  </w:style>
  <w:style w:type="paragraph" w:styleId="6">
    <w:name w:val="heading 6"/>
    <w:basedOn w:val="a"/>
    <w:next w:val="a"/>
    <w:link w:val="60"/>
    <w:uiPriority w:val="9"/>
    <w:unhideWhenUsed/>
    <w:qFormat/>
    <w:pPr>
      <w:keepNext/>
      <w:keepLines/>
      <w:spacing w:before="320"/>
      <w:outlineLvl w:val="5"/>
    </w:pPr>
    <w:rPr>
      <w:rFonts w:ascii="Liberation Sans" w:eastAsia="Liberation Sans" w:hAnsi="Liberation Sans" w:cs="Liberation Sans"/>
      <w:b/>
      <w:bCs/>
    </w:rPr>
  </w:style>
  <w:style w:type="paragraph" w:styleId="7">
    <w:name w:val="heading 7"/>
    <w:basedOn w:val="a"/>
    <w:next w:val="a"/>
    <w:link w:val="70"/>
    <w:uiPriority w:val="9"/>
    <w:unhideWhenUsed/>
    <w:qFormat/>
    <w:pPr>
      <w:keepNext/>
      <w:keepLines/>
      <w:spacing w:before="320"/>
      <w:outlineLvl w:val="6"/>
    </w:pPr>
    <w:rPr>
      <w:rFonts w:ascii="Liberation Sans" w:eastAsia="Liberation Sans" w:hAnsi="Liberation Sans" w:cs="Liberation Sans"/>
      <w:b/>
      <w:bCs/>
      <w:i/>
      <w:iCs/>
    </w:rPr>
  </w:style>
  <w:style w:type="paragraph" w:styleId="8">
    <w:name w:val="heading 8"/>
    <w:basedOn w:val="a"/>
    <w:next w:val="a"/>
    <w:link w:val="80"/>
    <w:uiPriority w:val="9"/>
    <w:unhideWhenUsed/>
    <w:qFormat/>
    <w:pPr>
      <w:keepNext/>
      <w:keepLines/>
      <w:spacing w:before="320"/>
      <w:outlineLvl w:val="7"/>
    </w:pPr>
    <w:rPr>
      <w:rFonts w:ascii="Liberation Sans" w:eastAsia="Liberation Sans" w:hAnsi="Liberation Sans" w:cs="Liberation Sans"/>
      <w:i/>
      <w:iCs/>
    </w:rPr>
  </w:style>
  <w:style w:type="paragraph" w:styleId="9">
    <w:name w:val="heading 9"/>
    <w:basedOn w:val="a"/>
    <w:next w:val="a"/>
    <w:link w:val="90"/>
    <w:uiPriority w:val="9"/>
    <w:unhideWhenUsed/>
    <w:qFormat/>
    <w:pPr>
      <w:keepNext/>
      <w:keepLines/>
      <w:spacing w:before="320"/>
      <w:outlineLvl w:val="8"/>
    </w:pPr>
    <w:rPr>
      <w:rFonts w:ascii="Liberation Sans" w:eastAsia="Liberation Sans" w:hAnsi="Liberation Sans" w:cs="Liberation Sans"/>
      <w:i/>
      <w:iCs/>
      <w:sz w:val="21"/>
      <w:szCs w:val="21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Heading4Char">
    <w:name w:val="Heading 4 Char"/>
    <w:basedOn w:val="a0"/>
    <w:uiPriority w:val="9"/>
    <w:rPr>
      <w:rFonts w:ascii="Liberation Sans" w:eastAsia="Liberation Sans" w:hAnsi="Liberation Sans" w:cs="Liberation Sans"/>
      <w:b/>
      <w:bCs/>
      <w:sz w:val="26"/>
      <w:szCs w:val="26"/>
    </w:rPr>
  </w:style>
  <w:style w:type="character" w:customStyle="1" w:styleId="Heading6Char">
    <w:name w:val="Heading 6 Char"/>
    <w:basedOn w:val="a0"/>
    <w:uiPriority w:val="9"/>
    <w:rPr>
      <w:rFonts w:ascii="Liberation Sans" w:eastAsia="Liberation Sans" w:hAnsi="Liberation Sans" w:cs="Liberation Sans"/>
      <w:b/>
      <w:bCs/>
      <w:sz w:val="22"/>
      <w:szCs w:val="22"/>
    </w:rPr>
  </w:style>
  <w:style w:type="character" w:customStyle="1" w:styleId="Heading7Char">
    <w:name w:val="Heading 7 Char"/>
    <w:basedOn w:val="a0"/>
    <w:uiPriority w:val="9"/>
    <w:rPr>
      <w:rFonts w:ascii="Liberation Sans" w:eastAsia="Liberation Sans" w:hAnsi="Liberation Sans" w:cs="Liberation Sans"/>
      <w:b/>
      <w:bCs/>
      <w:i/>
      <w:iCs/>
      <w:sz w:val="22"/>
      <w:szCs w:val="22"/>
    </w:rPr>
  </w:style>
  <w:style w:type="character" w:customStyle="1" w:styleId="Heading8Char">
    <w:name w:val="Heading 8 Char"/>
    <w:basedOn w:val="a0"/>
    <w:uiPriority w:val="9"/>
    <w:rPr>
      <w:rFonts w:ascii="Liberation Sans" w:eastAsia="Liberation Sans" w:hAnsi="Liberation Sans" w:cs="Liberation Sans"/>
      <w:i/>
      <w:iCs/>
      <w:sz w:val="22"/>
      <w:szCs w:val="22"/>
    </w:rPr>
  </w:style>
  <w:style w:type="character" w:customStyle="1" w:styleId="Heading9Char">
    <w:name w:val="Heading 9 Char"/>
    <w:basedOn w:val="a0"/>
    <w:uiPriority w:val="9"/>
    <w:rPr>
      <w:rFonts w:ascii="Liberation Sans" w:eastAsia="Liberation Sans" w:hAnsi="Liberation Sans" w:cs="Liberation Sans"/>
      <w:i/>
      <w:iCs/>
      <w:sz w:val="21"/>
      <w:szCs w:val="21"/>
    </w:rPr>
  </w:style>
  <w:style w:type="character" w:customStyle="1" w:styleId="TitleChar">
    <w:name w:val="Title Char"/>
    <w:basedOn w:val="a0"/>
    <w:uiPriority w:val="10"/>
    <w:rPr>
      <w:sz w:val="48"/>
      <w:szCs w:val="48"/>
    </w:rPr>
  </w:style>
  <w:style w:type="character" w:customStyle="1" w:styleId="SubtitleChar">
    <w:name w:val="Subtitle Char"/>
    <w:basedOn w:val="a0"/>
    <w:uiPriority w:val="11"/>
    <w:rPr>
      <w:sz w:val="24"/>
      <w:szCs w:val="24"/>
    </w:rPr>
  </w:style>
  <w:style w:type="character" w:customStyle="1" w:styleId="QuoteChar">
    <w:name w:val="Quote Char"/>
    <w:uiPriority w:val="29"/>
    <w:rPr>
      <w:i/>
    </w:rPr>
  </w:style>
  <w:style w:type="character" w:customStyle="1" w:styleId="IntenseQuoteChar">
    <w:name w:val="Intense Quote Char"/>
    <w:uiPriority w:val="30"/>
    <w:rPr>
      <w:i/>
    </w:rPr>
  </w:style>
  <w:style w:type="character" w:customStyle="1" w:styleId="CaptionChar">
    <w:name w:val="Caption Char"/>
    <w:basedOn w:val="a0"/>
    <w:uiPriority w:val="35"/>
    <w:rPr>
      <w:b/>
      <w:bCs/>
      <w:color w:val="4F81BD" w:themeColor="accent1"/>
      <w:sz w:val="18"/>
      <w:szCs w:val="18"/>
    </w:rPr>
  </w:style>
  <w:style w:type="character" w:customStyle="1" w:styleId="FootnoteTextChar">
    <w:name w:val="Footnote Text Char"/>
    <w:uiPriority w:val="99"/>
    <w:rPr>
      <w:sz w:val="18"/>
    </w:rPr>
  </w:style>
  <w:style w:type="character" w:customStyle="1" w:styleId="EndnoteTextChar">
    <w:name w:val="Endnote Text Char"/>
    <w:uiPriority w:val="99"/>
    <w:rPr>
      <w:sz w:val="20"/>
    </w:rPr>
  </w:style>
  <w:style w:type="character" w:customStyle="1" w:styleId="Heading1Char">
    <w:name w:val="Heading 1 Char"/>
    <w:uiPriority w:val="9"/>
    <w:rPr>
      <w:rFonts w:ascii="Liberation Sans" w:eastAsia="Liberation Sans" w:hAnsi="Liberation Sans" w:cs="Liberation Sans"/>
      <w:sz w:val="40"/>
      <w:szCs w:val="40"/>
    </w:rPr>
  </w:style>
  <w:style w:type="character" w:customStyle="1" w:styleId="Heading2Char">
    <w:name w:val="Heading 2 Char"/>
    <w:uiPriority w:val="9"/>
    <w:rPr>
      <w:rFonts w:ascii="Liberation Sans" w:eastAsia="Liberation Sans" w:hAnsi="Liberation Sans" w:cs="Liberation Sans"/>
      <w:sz w:val="34"/>
    </w:rPr>
  </w:style>
  <w:style w:type="character" w:customStyle="1" w:styleId="Heading3Char">
    <w:name w:val="Heading 3 Char"/>
    <w:uiPriority w:val="9"/>
    <w:rPr>
      <w:rFonts w:ascii="Liberation Sans" w:eastAsia="Liberation Sans" w:hAnsi="Liberation Sans" w:cs="Liberation Sans"/>
      <w:sz w:val="30"/>
      <w:szCs w:val="30"/>
    </w:rPr>
  </w:style>
  <w:style w:type="character" w:customStyle="1" w:styleId="40">
    <w:name w:val="Заголовок 4 Знак"/>
    <w:link w:val="4"/>
    <w:uiPriority w:val="9"/>
    <w:rPr>
      <w:rFonts w:ascii="Liberation Sans" w:eastAsia="Liberation Sans" w:hAnsi="Liberation Sans" w:cs="Liberation Sans"/>
      <w:b/>
      <w:bCs/>
      <w:sz w:val="26"/>
      <w:szCs w:val="26"/>
    </w:rPr>
  </w:style>
  <w:style w:type="character" w:customStyle="1" w:styleId="Heading5Char">
    <w:name w:val="Heading 5 Char"/>
    <w:uiPriority w:val="9"/>
    <w:rPr>
      <w:rFonts w:ascii="Liberation Sans" w:eastAsia="Liberation Sans" w:hAnsi="Liberation Sans" w:cs="Liberation Sans"/>
      <w:b/>
      <w:bCs/>
      <w:sz w:val="24"/>
      <w:szCs w:val="24"/>
    </w:rPr>
  </w:style>
  <w:style w:type="character" w:customStyle="1" w:styleId="60">
    <w:name w:val="Заголовок 6 Знак"/>
    <w:link w:val="6"/>
    <w:uiPriority w:val="9"/>
    <w:rPr>
      <w:rFonts w:ascii="Liberation Sans" w:eastAsia="Liberation Sans" w:hAnsi="Liberation Sans" w:cs="Liberation Sans"/>
      <w:b/>
      <w:bCs/>
      <w:sz w:val="22"/>
      <w:szCs w:val="22"/>
    </w:rPr>
  </w:style>
  <w:style w:type="character" w:customStyle="1" w:styleId="70">
    <w:name w:val="Заголовок 7 Знак"/>
    <w:link w:val="7"/>
    <w:uiPriority w:val="9"/>
    <w:rPr>
      <w:rFonts w:ascii="Liberation Sans" w:eastAsia="Liberation Sans" w:hAnsi="Liberation Sans" w:cs="Liberation Sans"/>
      <w:b/>
      <w:bCs/>
      <w:i/>
      <w:iCs/>
      <w:sz w:val="22"/>
      <w:szCs w:val="22"/>
    </w:rPr>
  </w:style>
  <w:style w:type="character" w:customStyle="1" w:styleId="80">
    <w:name w:val="Заголовок 8 Знак"/>
    <w:link w:val="8"/>
    <w:uiPriority w:val="9"/>
    <w:rPr>
      <w:rFonts w:ascii="Liberation Sans" w:eastAsia="Liberation Sans" w:hAnsi="Liberation Sans" w:cs="Liberation Sans"/>
      <w:i/>
      <w:iCs/>
      <w:sz w:val="22"/>
      <w:szCs w:val="22"/>
    </w:rPr>
  </w:style>
  <w:style w:type="character" w:customStyle="1" w:styleId="90">
    <w:name w:val="Заголовок 9 Знак"/>
    <w:link w:val="9"/>
    <w:uiPriority w:val="9"/>
    <w:rPr>
      <w:rFonts w:ascii="Liberation Sans" w:eastAsia="Liberation Sans" w:hAnsi="Liberation Sans" w:cs="Liberation Sans"/>
      <w:i/>
      <w:iCs/>
      <w:sz w:val="21"/>
      <w:szCs w:val="21"/>
    </w:rPr>
  </w:style>
  <w:style w:type="paragraph" w:styleId="a3">
    <w:name w:val="List Paragraph"/>
    <w:basedOn w:val="a"/>
    <w:uiPriority w:val="34"/>
    <w:qFormat/>
    <w:pPr>
      <w:ind w:left="720"/>
      <w:contextualSpacing/>
    </w:pPr>
  </w:style>
  <w:style w:type="paragraph" w:styleId="a4">
    <w:name w:val="No Spacing"/>
    <w:link w:val="a5"/>
    <w:uiPriority w:val="1"/>
    <w:qFormat/>
    <w:rPr>
      <w:rFonts w:ascii="Times New Roman" w:eastAsia="Times New Roman" w:hAnsi="Times New Roman"/>
      <w:sz w:val="24"/>
      <w:szCs w:val="24"/>
      <w:lang w:eastAsia="ru-RU"/>
    </w:rPr>
  </w:style>
  <w:style w:type="paragraph" w:styleId="a6">
    <w:name w:val="Title"/>
    <w:basedOn w:val="a"/>
    <w:next w:val="a"/>
    <w:link w:val="a7"/>
    <w:uiPriority w:val="10"/>
    <w:qFormat/>
    <w:pPr>
      <w:spacing w:before="300"/>
      <w:contextualSpacing/>
    </w:pPr>
    <w:rPr>
      <w:sz w:val="48"/>
      <w:szCs w:val="48"/>
    </w:rPr>
  </w:style>
  <w:style w:type="character" w:customStyle="1" w:styleId="a7">
    <w:name w:val="Заголовок Знак"/>
    <w:link w:val="a6"/>
    <w:uiPriority w:val="10"/>
    <w:rPr>
      <w:sz w:val="48"/>
      <w:szCs w:val="48"/>
    </w:rPr>
  </w:style>
  <w:style w:type="paragraph" w:styleId="a8">
    <w:name w:val="Subtitle"/>
    <w:basedOn w:val="a"/>
    <w:next w:val="a"/>
    <w:link w:val="a9"/>
    <w:uiPriority w:val="11"/>
    <w:qFormat/>
    <w:pPr>
      <w:spacing w:before="200"/>
    </w:pPr>
    <w:rPr>
      <w:sz w:val="24"/>
      <w:szCs w:val="24"/>
    </w:rPr>
  </w:style>
  <w:style w:type="character" w:customStyle="1" w:styleId="a9">
    <w:name w:val="Подзаголовок Знак"/>
    <w:link w:val="a8"/>
    <w:uiPriority w:val="11"/>
    <w:rPr>
      <w:sz w:val="24"/>
      <w:szCs w:val="24"/>
    </w:rPr>
  </w:style>
  <w:style w:type="paragraph" w:styleId="21">
    <w:name w:val="Quote"/>
    <w:basedOn w:val="a"/>
    <w:next w:val="a"/>
    <w:link w:val="22"/>
    <w:uiPriority w:val="29"/>
    <w:qFormat/>
    <w:pPr>
      <w:ind w:left="720" w:right="720"/>
    </w:pPr>
    <w:rPr>
      <w:i/>
    </w:rPr>
  </w:style>
  <w:style w:type="character" w:customStyle="1" w:styleId="22">
    <w:name w:val="Цитата 2 Знак"/>
    <w:link w:val="21"/>
    <w:uiPriority w:val="29"/>
    <w:rPr>
      <w:i/>
    </w:rPr>
  </w:style>
  <w:style w:type="paragraph" w:styleId="aa">
    <w:name w:val="Intense Quote"/>
    <w:basedOn w:val="a"/>
    <w:next w:val="a"/>
    <w:link w:val="ab"/>
    <w:uiPriority w:val="30"/>
    <w:qFormat/>
    <w:pPr>
      <w:pBdr>
        <w:top w:val="single" w:sz="4" w:space="5" w:color="FFFFFF"/>
        <w:left w:val="single" w:sz="4" w:space="10" w:color="FFFFFF"/>
        <w:bottom w:val="single" w:sz="4" w:space="5" w:color="FFFFFF"/>
        <w:right w:val="single" w:sz="4" w:space="10" w:color="FFFFFF"/>
      </w:pBdr>
      <w:shd w:val="clear" w:color="auto" w:fill="F2F2F2"/>
      <w:ind w:left="720" w:right="720"/>
    </w:pPr>
    <w:rPr>
      <w:i/>
    </w:rPr>
  </w:style>
  <w:style w:type="character" w:customStyle="1" w:styleId="ab">
    <w:name w:val="Выделенная цитата Знак"/>
    <w:link w:val="aa"/>
    <w:uiPriority w:val="30"/>
    <w:rPr>
      <w:i/>
    </w:rPr>
  </w:style>
  <w:style w:type="paragraph" w:styleId="ac">
    <w:name w:val="header"/>
    <w:basedOn w:val="a"/>
    <w:link w:val="12"/>
    <w:uiPriority w:val="99"/>
    <w:unhideWhenUsed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HeaderChar">
    <w:name w:val="Header Char"/>
    <w:uiPriority w:val="99"/>
  </w:style>
  <w:style w:type="paragraph" w:styleId="ad">
    <w:name w:val="footer"/>
    <w:basedOn w:val="a"/>
    <w:link w:val="13"/>
    <w:uiPriority w:val="99"/>
    <w:unhideWhenUsed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FooterChar">
    <w:name w:val="Footer Char"/>
    <w:uiPriority w:val="99"/>
  </w:style>
  <w:style w:type="paragraph" w:styleId="ae">
    <w:name w:val="caption"/>
    <w:basedOn w:val="a"/>
    <w:next w:val="a"/>
    <w:link w:val="af"/>
    <w:uiPriority w:val="35"/>
    <w:semiHidden/>
    <w:unhideWhenUsed/>
    <w:qFormat/>
    <w:rPr>
      <w:b/>
      <w:bCs/>
      <w:color w:val="4F81BD" w:themeColor="accent1"/>
      <w:sz w:val="18"/>
      <w:szCs w:val="18"/>
    </w:rPr>
  </w:style>
  <w:style w:type="character" w:customStyle="1" w:styleId="af">
    <w:name w:val="Название объекта Знак"/>
    <w:link w:val="ae"/>
    <w:uiPriority w:val="35"/>
    <w:rPr>
      <w:b/>
      <w:bCs/>
      <w:color w:val="4F81BD" w:themeColor="accent1"/>
      <w:sz w:val="18"/>
      <w:szCs w:val="18"/>
    </w:rPr>
  </w:style>
  <w:style w:type="table" w:styleId="af0">
    <w:name w:val="Table Grid"/>
    <w:basedOn w:val="a1"/>
    <w:uiPriority w:val="59"/>
    <w:rPr>
      <w:sz w:val="22"/>
      <w:szCs w:val="22"/>
      <w:lang w:eastAsia="en-US"/>
    </w:rPr>
    <w:tblPr/>
  </w:style>
  <w:style w:type="table" w:customStyle="1" w:styleId="TableGridLight">
    <w:name w:val="Table Grid Light"/>
    <w:uiPriority w:val="59"/>
    <w:tblPr>
      <w:tblInd w:w="0" w:type="dxa"/>
      <w:tblBorders>
        <w:top w:val="single" w:sz="4" w:space="0" w:color="AFAFAF" w:themeColor="text1" w:themeTint="50"/>
        <w:left w:val="single" w:sz="4" w:space="0" w:color="AFAFAF" w:themeColor="text1" w:themeTint="50"/>
        <w:bottom w:val="single" w:sz="4" w:space="0" w:color="AFAFAF" w:themeColor="text1" w:themeTint="50"/>
        <w:right w:val="single" w:sz="4" w:space="0" w:color="AFAFAF" w:themeColor="text1" w:themeTint="50"/>
        <w:insideH w:val="single" w:sz="4" w:space="0" w:color="AFAFAF" w:themeColor="text1" w:themeTint="50"/>
        <w:insideV w:val="single" w:sz="4" w:space="0" w:color="AFAFAF" w:themeColor="text1" w:themeTint="50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14">
    <w:name w:val="Plain Table 1"/>
    <w:uiPriority w:val="59"/>
    <w:tblPr>
      <w:tblInd w:w="0" w:type="dxa"/>
      <w:tblBorders>
        <w:top w:val="single" w:sz="4" w:space="0" w:color="AFAFAF" w:themeColor="text1" w:themeTint="50"/>
        <w:left w:val="single" w:sz="4" w:space="0" w:color="AFAFAF" w:themeColor="text1" w:themeTint="50"/>
        <w:bottom w:val="single" w:sz="4" w:space="0" w:color="AFAFAF" w:themeColor="text1" w:themeTint="50"/>
        <w:right w:val="single" w:sz="4" w:space="0" w:color="AFAFAF" w:themeColor="text1" w:themeTint="50"/>
        <w:insideH w:val="single" w:sz="4" w:space="0" w:color="AFAFAF" w:themeColor="text1" w:themeTint="50"/>
        <w:insideV w:val="single" w:sz="4" w:space="0" w:color="AFAFAF" w:themeColor="text1" w:themeTint="5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Liberation Sans" w:hAnsi="Liberation Sans"/>
        <w:b/>
        <w:color w:val="404040"/>
        <w:sz w:val="22"/>
      </w:rPr>
    </w:tblStylePr>
    <w:tblStylePr w:type="lastRow">
      <w:rPr>
        <w:rFonts w:ascii="Liberation Sans" w:hAnsi="Liberation Sans"/>
        <w:b/>
        <w:color w:val="404040"/>
        <w:sz w:val="22"/>
      </w:rPr>
    </w:tblStylePr>
    <w:tblStylePr w:type="firstCol">
      <w:rPr>
        <w:rFonts w:ascii="Liberation Sans" w:hAnsi="Liberation Sans"/>
        <w:b/>
        <w:color w:val="404040"/>
        <w:sz w:val="22"/>
      </w:rPr>
    </w:tblStylePr>
    <w:tblStylePr w:type="lastCol">
      <w:rPr>
        <w:rFonts w:ascii="Liberation Sans" w:hAnsi="Liberation Sans"/>
        <w:b/>
        <w:color w:val="404040"/>
        <w:sz w:val="22"/>
      </w:rPr>
    </w:tblStylePr>
    <w:tblStylePr w:type="band1Vert">
      <w:tblPr/>
      <w:tcPr>
        <w:shd w:val="clear" w:color="F2F2F2" w:themeColor="text1" w:themeTint="0D" w:fill="F2F2F2" w:themeFill="text1" w:themeFillTint="0D"/>
      </w:tcPr>
    </w:tblStylePr>
    <w:tblStylePr w:type="band1Horz">
      <w:tblPr/>
      <w:tcPr>
        <w:shd w:val="clear" w:color="F2F2F2" w:themeColor="text1" w:themeTint="0D" w:fill="F2F2F2" w:themeFill="text1" w:themeFillTint="0D"/>
      </w:tcPr>
    </w:tblStylePr>
  </w:style>
  <w:style w:type="table" w:styleId="23">
    <w:name w:val="Plain Table 2"/>
    <w:uiPriority w:val="59"/>
    <w:tblPr>
      <w:tblInd w:w="0" w:type="dxa"/>
      <w:tblBorders>
        <w:top w:val="single" w:sz="4" w:space="0" w:color="000000" w:themeColor="text1"/>
        <w:left w:val="none" w:sz="4" w:space="0" w:color="000000" w:themeColor="text1"/>
        <w:bottom w:val="single" w:sz="4" w:space="0" w:color="000000" w:themeColor="text1"/>
        <w:right w:val="none" w:sz="4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Liberation Sans" w:hAnsi="Liberation Sans"/>
        <w:b/>
        <w:color w:val="404040"/>
        <w:sz w:val="22"/>
      </w:rPr>
      <w:tblPr/>
      <w:tcPr>
        <w:tcBorders>
          <w:top w:val="single" w:sz="4" w:space="0" w:color="000000" w:themeColor="text1"/>
          <w:bottom w:val="single" w:sz="4" w:space="0" w:color="000000" w:themeColor="text1"/>
        </w:tcBorders>
      </w:tcPr>
    </w:tblStylePr>
    <w:tblStylePr w:type="lastRow">
      <w:rPr>
        <w:rFonts w:ascii="Liberation Sans" w:hAnsi="Liberation Sans"/>
        <w:b/>
        <w:color w:val="404040"/>
        <w:sz w:val="22"/>
      </w:rPr>
    </w:tblStylePr>
    <w:tblStylePr w:type="firstCol">
      <w:rPr>
        <w:rFonts w:ascii="Liberation Sans" w:hAnsi="Liberation Sans"/>
        <w:b/>
        <w:color w:val="404040"/>
        <w:sz w:val="22"/>
      </w:rPr>
    </w:tblStylePr>
    <w:tblStylePr w:type="lastCol">
      <w:rPr>
        <w:rFonts w:ascii="Liberation Sans" w:hAnsi="Liberation Sans"/>
        <w:b/>
        <w:color w:val="404040"/>
        <w:sz w:val="22"/>
      </w:rPr>
    </w:tblStylePr>
    <w:tblStylePr w:type="band1Vert">
      <w:tblPr/>
      <w:tcPr>
        <w:tcBorders>
          <w:left w:val="single" w:sz="4" w:space="0" w:color="000000" w:themeColor="text1"/>
          <w:right w:val="single" w:sz="4" w:space="0" w:color="000000" w:themeColor="text1"/>
        </w:tcBorders>
      </w:tcPr>
    </w:tblStylePr>
    <w:tblStylePr w:type="band2Vert">
      <w:tblPr/>
      <w:tcPr>
        <w:tcBorders>
          <w:left w:val="single" w:sz="4" w:space="0" w:color="000000" w:themeColor="text1"/>
          <w:right w:val="single" w:sz="4" w:space="0" w:color="000000" w:themeColor="text1"/>
        </w:tcBorders>
      </w:tcPr>
    </w:tblStylePr>
    <w:tblStylePr w:type="band1Horz">
      <w:tblPr/>
      <w:tcPr>
        <w:tcBorders>
          <w:top w:val="single" w:sz="4" w:space="0" w:color="000000" w:themeColor="text1"/>
          <w:bottom w:val="single" w:sz="4" w:space="0" w:color="000000" w:themeColor="text1"/>
        </w:tcBorders>
      </w:tcPr>
    </w:tblStylePr>
  </w:style>
  <w:style w:type="table" w:styleId="31">
    <w:name w:val="Plain Table 3"/>
    <w:uiPriority w:val="99"/>
    <w:tblPr>
      <w:tblStyleRowBandSize w:val="1"/>
      <w:tblStyleColBandSize w:val="1"/>
      <w:tblInd w:w="0" w:type="dxa"/>
      <w:tblCellMar>
        <w:top w:w="0" w:type="dxa"/>
        <w:left w:w="0" w:type="dxa"/>
        <w:bottom w:w="0" w:type="dxa"/>
        <w:right w:w="0" w:type="dxa"/>
      </w:tblCellMar>
    </w:tblPr>
    <w:tblStylePr w:type="firstRow">
      <w:rPr>
        <w:b/>
        <w:caps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404040"/>
          <w:right w:val="none" w:sz="4" w:space="0" w:color="000000"/>
        </w:tcBorders>
      </w:tcPr>
    </w:tblStylePr>
    <w:tblStylePr w:type="lastRow">
      <w:rPr>
        <w:b/>
        <w:caps/>
        <w:color w:val="404040"/>
      </w:rPr>
    </w:tblStylePr>
    <w:tblStylePr w:type="firstCol">
      <w:rPr>
        <w:b/>
        <w:caps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404040"/>
        </w:tcBorders>
      </w:tcPr>
    </w:tblStylePr>
    <w:tblStylePr w:type="lastCol">
      <w:rPr>
        <w:b/>
        <w:caps/>
        <w:color w:val="404040"/>
      </w:rPr>
    </w:tblStylePr>
    <w:tblStylePr w:type="band1Vert">
      <w:rPr>
        <w:rFonts w:ascii="Liberation Sans" w:hAnsi="Liberation Sans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  <w:tblStylePr w:type="band1Horz">
      <w:rPr>
        <w:rFonts w:ascii="Liberation Sans" w:hAnsi="Liberation Sans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</w:style>
  <w:style w:type="table" w:styleId="41">
    <w:name w:val="Plain Table 4"/>
    <w:uiPriority w:val="99"/>
    <w:tblPr>
      <w:tblStyleRowBandSize w:val="1"/>
      <w:tblStyleColBandSize w:val="1"/>
      <w:tblInd w:w="0" w:type="dxa"/>
      <w:tblCellMar>
        <w:top w:w="0" w:type="dxa"/>
        <w:left w:w="0" w:type="dxa"/>
        <w:bottom w:w="0" w:type="dxa"/>
        <w:right w:w="0" w:type="dxa"/>
      </w:tblCellMar>
    </w:tblPr>
    <w:tblStylePr w:type="firstRow">
      <w:rPr>
        <w:b/>
        <w:color w:val="404040"/>
      </w:r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Liberation Sans" w:hAnsi="Liberation Sans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  <w:tblStylePr w:type="band1Horz">
      <w:rPr>
        <w:rFonts w:ascii="Liberation Sans" w:hAnsi="Liberation Sans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</w:style>
  <w:style w:type="table" w:styleId="51">
    <w:name w:val="Plain Table 5"/>
    <w:uiPriority w:val="99"/>
    <w:tblPr>
      <w:tblStyleRowBandSize w:val="1"/>
      <w:tblStyleColBandSize w:val="1"/>
      <w:tblInd w:w="0" w:type="dxa"/>
      <w:tblCellMar>
        <w:top w:w="0" w:type="dxa"/>
        <w:left w:w="0" w:type="dxa"/>
        <w:bottom w:w="0" w:type="dxa"/>
        <w:right w:w="0" w:type="dxa"/>
      </w:tblCellMar>
    </w:tblPr>
    <w:tblStylePr w:type="firstRow">
      <w:rPr>
        <w:i/>
        <w:color w:val="404040"/>
      </w:rPr>
      <w:tblPr/>
      <w:tcPr>
        <w:tcBorders>
          <w:left w:val="none" w:sz="4" w:space="0" w:color="000000"/>
          <w:bottom w:val="single" w:sz="4" w:space="0" w:color="404040"/>
          <w:right w:val="none" w:sz="4" w:space="0" w:color="000000"/>
        </w:tcBorders>
        <w:shd w:val="clear" w:color="FFFFFF" w:fill="auto"/>
      </w:tcPr>
    </w:tblStylePr>
    <w:tblStylePr w:type="lastRow">
      <w:rPr>
        <w:i/>
        <w:color w:val="404040"/>
      </w:rPr>
      <w:tblPr/>
      <w:tcPr>
        <w:tcBorders>
          <w:top w:val="single" w:sz="4" w:space="0" w:color="404040"/>
          <w:left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right w:val="single" w:sz="4" w:space="0" w:color="40404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left w:val="single" w:sz="4" w:space="0" w:color="404040"/>
        </w:tcBorders>
        <w:shd w:val="clear" w:color="FFFFFF" w:fill="auto"/>
      </w:tcPr>
    </w:tblStylePr>
    <w:tblStylePr w:type="band1Vert">
      <w:rPr>
        <w:rFonts w:ascii="Liberation Sans" w:hAnsi="Liberation Sans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  <w:tblStylePr w:type="band1Horz">
      <w:rPr>
        <w:rFonts w:ascii="Liberation Sans" w:hAnsi="Liberation Sans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</w:style>
  <w:style w:type="table" w:styleId="-1">
    <w:name w:val="Grid Table 1 Light"/>
    <w:uiPriority w:val="99"/>
    <w:tblPr>
      <w:tblStyleRowBandSize w:val="1"/>
      <w:tblStyleColBandSize w:val="1"/>
      <w:tblInd w:w="0" w:type="dxa"/>
      <w:tblBorders>
        <w:top w:val="single" w:sz="4" w:space="0" w:color="989898" w:themeColor="text1" w:themeTint="67"/>
        <w:left w:val="single" w:sz="4" w:space="0" w:color="989898" w:themeColor="text1" w:themeTint="67"/>
        <w:bottom w:val="single" w:sz="4" w:space="0" w:color="989898" w:themeColor="text1" w:themeTint="67"/>
        <w:right w:val="single" w:sz="4" w:space="0" w:color="989898" w:themeColor="text1" w:themeTint="67"/>
        <w:insideH w:val="single" w:sz="4" w:space="0" w:color="989898" w:themeColor="text1" w:themeTint="67"/>
        <w:insideV w:val="single" w:sz="4" w:space="0" w:color="989898" w:themeColor="text1" w:themeTint="67"/>
      </w:tblBorders>
      <w:tblCellMar>
        <w:top w:w="0" w:type="dxa"/>
        <w:left w:w="0" w:type="dxa"/>
        <w:bottom w:w="0" w:type="dxa"/>
        <w:right w:w="0" w:type="dxa"/>
      </w:tblCellMar>
    </w:tblPr>
    <w:tblStylePr w:type="firstRow">
      <w:rPr>
        <w:b/>
        <w:color w:val="404040"/>
      </w:rPr>
      <w:tblPr/>
      <w:tcPr>
        <w:tcBorders>
          <w:bottom w:val="single" w:sz="12" w:space="0" w:color="6A6A6A" w:themeColor="text1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Liberation Sans" w:hAnsi="Liberation Sans"/>
        <w:color w:val="404040"/>
        <w:sz w:val="22"/>
      </w:rPr>
      <w:tblPr/>
      <w:tcPr>
        <w:tcBorders>
          <w:top w:val="single" w:sz="4" w:space="0" w:color="989898" w:themeColor="text1" w:themeTint="67"/>
          <w:left w:val="single" w:sz="4" w:space="0" w:color="989898" w:themeColor="text1" w:themeTint="67"/>
          <w:bottom w:val="single" w:sz="4" w:space="0" w:color="989898" w:themeColor="text1" w:themeTint="67"/>
          <w:right w:val="single" w:sz="4" w:space="0" w:color="989898" w:themeColor="text1" w:themeTint="67"/>
        </w:tcBorders>
      </w:tcPr>
    </w:tblStylePr>
  </w:style>
  <w:style w:type="table" w:customStyle="1" w:styleId="GridTable1Light-Accent1">
    <w:name w:val="Grid Table 1 Light - Accent 1"/>
    <w:uiPriority w:val="99"/>
    <w:tblPr>
      <w:tblStyleRowBandSize w:val="1"/>
      <w:tblStyleColBandSize w:val="1"/>
      <w:tblInd w:w="0" w:type="dxa"/>
      <w:tblBorders>
        <w:top w:val="single" w:sz="4" w:space="0" w:color="B7CBE4" w:themeColor="accent1" w:themeTint="67"/>
        <w:left w:val="single" w:sz="4" w:space="0" w:color="B7CBE4" w:themeColor="accent1" w:themeTint="67"/>
        <w:bottom w:val="single" w:sz="4" w:space="0" w:color="B7CBE4" w:themeColor="accent1" w:themeTint="67"/>
        <w:right w:val="single" w:sz="4" w:space="0" w:color="B7CBE4" w:themeColor="accent1" w:themeTint="67"/>
        <w:insideH w:val="single" w:sz="4" w:space="0" w:color="B7CBE4" w:themeColor="accent1" w:themeTint="67"/>
        <w:insideV w:val="single" w:sz="4" w:space="0" w:color="B7CBE4" w:themeColor="accent1" w:themeTint="67"/>
      </w:tblBorders>
      <w:tblCellMar>
        <w:top w:w="0" w:type="dxa"/>
        <w:left w:w="0" w:type="dxa"/>
        <w:bottom w:w="0" w:type="dxa"/>
        <w:right w:w="0" w:type="dxa"/>
      </w:tblCellMar>
    </w:tblPr>
    <w:tblStylePr w:type="firstRow">
      <w:rPr>
        <w:b/>
        <w:color w:val="404040"/>
      </w:rPr>
      <w:tblPr/>
      <w:tcPr>
        <w:tcBorders>
          <w:bottom w:val="single" w:sz="12" w:space="0" w:color="97B4D8" w:themeColor="accent1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Liberation Sans" w:hAnsi="Liberation Sans"/>
        <w:color w:val="404040"/>
        <w:sz w:val="22"/>
      </w:rPr>
      <w:tblPr/>
      <w:tcPr>
        <w:tcBorders>
          <w:top w:val="single" w:sz="4" w:space="0" w:color="B7CBE4" w:themeColor="accent1" w:themeTint="67"/>
          <w:left w:val="single" w:sz="4" w:space="0" w:color="B7CBE4" w:themeColor="accent1" w:themeTint="67"/>
          <w:bottom w:val="single" w:sz="4" w:space="0" w:color="B7CBE4" w:themeColor="accent1" w:themeTint="67"/>
          <w:right w:val="single" w:sz="4" w:space="0" w:color="B7CBE4" w:themeColor="accent1" w:themeTint="67"/>
        </w:tcBorders>
      </w:tcPr>
    </w:tblStylePr>
  </w:style>
  <w:style w:type="table" w:customStyle="1" w:styleId="GridTable1Light-Accent2">
    <w:name w:val="Grid Table 1 Light - Accent 2"/>
    <w:uiPriority w:val="99"/>
    <w:tblPr>
      <w:tblStyleRowBandSize w:val="1"/>
      <w:tblStyleColBandSize w:val="1"/>
      <w:tblInd w:w="0" w:type="dxa"/>
      <w:tblBorders>
        <w:top w:val="single" w:sz="4" w:space="0" w:color="E5B7B6" w:themeColor="accent2" w:themeTint="67"/>
        <w:left w:val="single" w:sz="4" w:space="0" w:color="E5B7B6" w:themeColor="accent2" w:themeTint="67"/>
        <w:bottom w:val="single" w:sz="4" w:space="0" w:color="E5B7B6" w:themeColor="accent2" w:themeTint="67"/>
        <w:right w:val="single" w:sz="4" w:space="0" w:color="E5B7B6" w:themeColor="accent2" w:themeTint="67"/>
        <w:insideH w:val="single" w:sz="4" w:space="0" w:color="E5B7B6" w:themeColor="accent2" w:themeTint="67"/>
        <w:insideV w:val="single" w:sz="4" w:space="0" w:color="E5B7B6" w:themeColor="accent2" w:themeTint="67"/>
      </w:tblBorders>
      <w:tblCellMar>
        <w:top w:w="0" w:type="dxa"/>
        <w:left w:w="0" w:type="dxa"/>
        <w:bottom w:w="0" w:type="dxa"/>
        <w:right w:w="0" w:type="dxa"/>
      </w:tblCellMar>
    </w:tblPr>
    <w:tblStylePr w:type="firstRow">
      <w:rPr>
        <w:b/>
        <w:color w:val="404040"/>
      </w:rPr>
      <w:tblPr/>
      <w:tcPr>
        <w:tcBorders>
          <w:bottom w:val="single" w:sz="12" w:space="0" w:color="DA9896" w:themeColor="accent2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Liberation Sans" w:hAnsi="Liberation Sans"/>
        <w:color w:val="404040"/>
        <w:sz w:val="22"/>
      </w:rPr>
      <w:tblPr/>
      <w:tcPr>
        <w:tcBorders>
          <w:top w:val="single" w:sz="4" w:space="0" w:color="E5B7B6" w:themeColor="accent2" w:themeTint="67"/>
          <w:left w:val="single" w:sz="4" w:space="0" w:color="E5B7B6" w:themeColor="accent2" w:themeTint="67"/>
          <w:bottom w:val="single" w:sz="4" w:space="0" w:color="E5B7B6" w:themeColor="accent2" w:themeTint="67"/>
          <w:right w:val="single" w:sz="4" w:space="0" w:color="E5B7B6" w:themeColor="accent2" w:themeTint="67"/>
        </w:tcBorders>
      </w:tcPr>
    </w:tblStylePr>
  </w:style>
  <w:style w:type="table" w:customStyle="1" w:styleId="GridTable1Light-Accent3">
    <w:name w:val="Grid Table 1 Light - Accent 3"/>
    <w:uiPriority w:val="99"/>
    <w:tblPr>
      <w:tblStyleRowBandSize w:val="1"/>
      <w:tblStyleColBandSize w:val="1"/>
      <w:tblInd w:w="0" w:type="dxa"/>
      <w:tblBorders>
        <w:top w:val="single" w:sz="4" w:space="0" w:color="D6E3BB" w:themeColor="accent3" w:themeTint="67"/>
        <w:left w:val="single" w:sz="4" w:space="0" w:color="D6E3BB" w:themeColor="accent3" w:themeTint="67"/>
        <w:bottom w:val="single" w:sz="4" w:space="0" w:color="D6E3BB" w:themeColor="accent3" w:themeTint="67"/>
        <w:right w:val="single" w:sz="4" w:space="0" w:color="D6E3BB" w:themeColor="accent3" w:themeTint="67"/>
        <w:insideH w:val="single" w:sz="4" w:space="0" w:color="D6E3BB" w:themeColor="accent3" w:themeTint="67"/>
        <w:insideV w:val="single" w:sz="4" w:space="0" w:color="D6E3BB" w:themeColor="accent3" w:themeTint="67"/>
      </w:tblBorders>
      <w:tblCellMar>
        <w:top w:w="0" w:type="dxa"/>
        <w:left w:w="0" w:type="dxa"/>
        <w:bottom w:w="0" w:type="dxa"/>
        <w:right w:w="0" w:type="dxa"/>
      </w:tblCellMar>
    </w:tblPr>
    <w:tblStylePr w:type="firstRow">
      <w:rPr>
        <w:b/>
        <w:color w:val="404040"/>
      </w:rPr>
      <w:tblPr/>
      <w:tcPr>
        <w:tcBorders>
          <w:bottom w:val="single" w:sz="12" w:space="0" w:color="C4D79D" w:themeColor="accent3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Liberation Sans" w:hAnsi="Liberation Sans"/>
        <w:color w:val="404040"/>
        <w:sz w:val="22"/>
      </w:rPr>
      <w:tblPr/>
      <w:tcPr>
        <w:tcBorders>
          <w:top w:val="single" w:sz="4" w:space="0" w:color="D6E3BB" w:themeColor="accent3" w:themeTint="67"/>
          <w:left w:val="single" w:sz="4" w:space="0" w:color="D6E3BB" w:themeColor="accent3" w:themeTint="67"/>
          <w:bottom w:val="single" w:sz="4" w:space="0" w:color="D6E3BB" w:themeColor="accent3" w:themeTint="67"/>
          <w:right w:val="single" w:sz="4" w:space="0" w:color="D6E3BB" w:themeColor="accent3" w:themeTint="67"/>
        </w:tcBorders>
      </w:tcPr>
    </w:tblStylePr>
  </w:style>
  <w:style w:type="table" w:customStyle="1" w:styleId="GridTable1Light-Accent4">
    <w:name w:val="Grid Table 1 Light - Accent 4"/>
    <w:uiPriority w:val="99"/>
    <w:tblPr>
      <w:tblStyleRowBandSize w:val="1"/>
      <w:tblStyleColBandSize w:val="1"/>
      <w:tblInd w:w="0" w:type="dxa"/>
      <w:tblBorders>
        <w:top w:val="single" w:sz="4" w:space="0" w:color="CBC0D9" w:themeColor="accent4" w:themeTint="67"/>
        <w:left w:val="single" w:sz="4" w:space="0" w:color="CBC0D9" w:themeColor="accent4" w:themeTint="67"/>
        <w:bottom w:val="single" w:sz="4" w:space="0" w:color="CBC0D9" w:themeColor="accent4" w:themeTint="67"/>
        <w:right w:val="single" w:sz="4" w:space="0" w:color="CBC0D9" w:themeColor="accent4" w:themeTint="67"/>
        <w:insideH w:val="single" w:sz="4" w:space="0" w:color="CBC0D9" w:themeColor="accent4" w:themeTint="67"/>
        <w:insideV w:val="single" w:sz="4" w:space="0" w:color="CBC0D9" w:themeColor="accent4" w:themeTint="67"/>
      </w:tblBorders>
      <w:tblCellMar>
        <w:top w:w="0" w:type="dxa"/>
        <w:left w:w="0" w:type="dxa"/>
        <w:bottom w:w="0" w:type="dxa"/>
        <w:right w:w="0" w:type="dxa"/>
      </w:tblCellMar>
    </w:tblPr>
    <w:tblStylePr w:type="firstRow">
      <w:rPr>
        <w:b/>
        <w:color w:val="404040"/>
      </w:rPr>
      <w:tblPr/>
      <w:tcPr>
        <w:tcBorders>
          <w:bottom w:val="single" w:sz="12" w:space="0" w:color="B4A4C8" w:themeColor="accent4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Liberation Sans" w:hAnsi="Liberation Sans"/>
        <w:color w:val="404040"/>
        <w:sz w:val="22"/>
      </w:rPr>
      <w:tblPr/>
      <w:tcPr>
        <w:tcBorders>
          <w:top w:val="single" w:sz="4" w:space="0" w:color="CBC0D9" w:themeColor="accent4" w:themeTint="67"/>
          <w:left w:val="single" w:sz="4" w:space="0" w:color="CBC0D9" w:themeColor="accent4" w:themeTint="67"/>
          <w:bottom w:val="single" w:sz="4" w:space="0" w:color="CBC0D9" w:themeColor="accent4" w:themeTint="67"/>
          <w:right w:val="single" w:sz="4" w:space="0" w:color="CBC0D9" w:themeColor="accent4" w:themeTint="67"/>
        </w:tcBorders>
      </w:tcPr>
    </w:tblStylePr>
  </w:style>
  <w:style w:type="table" w:customStyle="1" w:styleId="GridTable1Light-Accent5">
    <w:name w:val="Grid Table 1 Light - Accent 5"/>
    <w:uiPriority w:val="99"/>
    <w:tblPr>
      <w:tblStyleRowBandSize w:val="1"/>
      <w:tblStyleColBandSize w:val="1"/>
      <w:tblInd w:w="0" w:type="dxa"/>
      <w:tblBorders>
        <w:top w:val="single" w:sz="4" w:space="0" w:color="B6DDE8" w:themeColor="accent5" w:themeTint="67"/>
        <w:left w:val="single" w:sz="4" w:space="0" w:color="B6DDE8" w:themeColor="accent5" w:themeTint="67"/>
        <w:bottom w:val="single" w:sz="4" w:space="0" w:color="B6DDE8" w:themeColor="accent5" w:themeTint="67"/>
        <w:right w:val="single" w:sz="4" w:space="0" w:color="B6DDE8" w:themeColor="accent5" w:themeTint="67"/>
        <w:insideH w:val="single" w:sz="4" w:space="0" w:color="B6DDE8" w:themeColor="accent5" w:themeTint="67"/>
        <w:insideV w:val="single" w:sz="4" w:space="0" w:color="B6DDE8" w:themeColor="accent5" w:themeTint="67"/>
      </w:tblBorders>
      <w:tblCellMar>
        <w:top w:w="0" w:type="dxa"/>
        <w:left w:w="0" w:type="dxa"/>
        <w:bottom w:w="0" w:type="dxa"/>
        <w:right w:w="0" w:type="dxa"/>
      </w:tblCellMar>
    </w:tblPr>
    <w:tblStylePr w:type="firstRow">
      <w:rPr>
        <w:b/>
        <w:color w:val="404040"/>
      </w:rPr>
      <w:tblPr/>
      <w:tcPr>
        <w:tcBorders>
          <w:bottom w:val="single" w:sz="12" w:space="0" w:color="95CEDD" w:themeColor="accent5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Liberation Sans" w:hAnsi="Liberation Sans"/>
        <w:color w:val="404040"/>
        <w:sz w:val="22"/>
      </w:rPr>
      <w:tblPr/>
      <w:tcPr>
        <w:tcBorders>
          <w:top w:val="single" w:sz="4" w:space="0" w:color="B6DDE8" w:themeColor="accent5" w:themeTint="67"/>
          <w:left w:val="single" w:sz="4" w:space="0" w:color="B6DDE8" w:themeColor="accent5" w:themeTint="67"/>
          <w:bottom w:val="single" w:sz="4" w:space="0" w:color="B6DDE8" w:themeColor="accent5" w:themeTint="67"/>
          <w:right w:val="single" w:sz="4" w:space="0" w:color="B6DDE8" w:themeColor="accent5" w:themeTint="67"/>
        </w:tcBorders>
      </w:tcPr>
    </w:tblStylePr>
  </w:style>
  <w:style w:type="table" w:customStyle="1" w:styleId="GridTable1Light-Accent6">
    <w:name w:val="Grid Table 1 Light - Accent 6"/>
    <w:uiPriority w:val="99"/>
    <w:tblPr>
      <w:tblStyleRowBandSize w:val="1"/>
      <w:tblStyleColBandSize w:val="1"/>
      <w:tblInd w:w="0" w:type="dxa"/>
      <w:tblBorders>
        <w:top w:val="single" w:sz="4" w:space="0" w:color="FBD4B4" w:themeColor="accent6" w:themeTint="67"/>
        <w:left w:val="single" w:sz="4" w:space="0" w:color="FBD4B4" w:themeColor="accent6" w:themeTint="67"/>
        <w:bottom w:val="single" w:sz="4" w:space="0" w:color="FBD4B4" w:themeColor="accent6" w:themeTint="67"/>
        <w:right w:val="single" w:sz="4" w:space="0" w:color="FBD4B4" w:themeColor="accent6" w:themeTint="67"/>
        <w:insideH w:val="single" w:sz="4" w:space="0" w:color="FBD4B4" w:themeColor="accent6" w:themeTint="67"/>
        <w:insideV w:val="single" w:sz="4" w:space="0" w:color="FBD4B4" w:themeColor="accent6" w:themeTint="67"/>
      </w:tblBorders>
      <w:tblCellMar>
        <w:top w:w="0" w:type="dxa"/>
        <w:left w:w="0" w:type="dxa"/>
        <w:bottom w:w="0" w:type="dxa"/>
        <w:right w:w="0" w:type="dxa"/>
      </w:tblCellMar>
    </w:tblPr>
    <w:tblStylePr w:type="firstRow">
      <w:rPr>
        <w:b/>
        <w:color w:val="404040"/>
      </w:rPr>
      <w:tblPr/>
      <w:tcPr>
        <w:tcBorders>
          <w:bottom w:val="single" w:sz="12" w:space="0" w:color="FAC192" w:themeColor="accent6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Liberation Sans" w:hAnsi="Liberation Sans"/>
        <w:color w:val="404040"/>
        <w:sz w:val="22"/>
      </w:rPr>
      <w:tblPr/>
      <w:tcPr>
        <w:tcBorders>
          <w:top w:val="single" w:sz="4" w:space="0" w:color="FBD4B4" w:themeColor="accent6" w:themeTint="67"/>
          <w:left w:val="single" w:sz="4" w:space="0" w:color="FBD4B4" w:themeColor="accent6" w:themeTint="67"/>
          <w:bottom w:val="single" w:sz="4" w:space="0" w:color="FBD4B4" w:themeColor="accent6" w:themeTint="67"/>
          <w:right w:val="single" w:sz="4" w:space="0" w:color="FBD4B4" w:themeColor="accent6" w:themeTint="67"/>
        </w:tcBorders>
      </w:tcPr>
    </w:tblStylePr>
  </w:style>
  <w:style w:type="table" w:styleId="-2">
    <w:name w:val="Grid Table 2"/>
    <w:uiPriority w:val="99"/>
    <w:tblPr>
      <w:tblStyleRowBandSize w:val="1"/>
      <w:tblStyleColBandSize w:val="1"/>
      <w:tblInd w:w="0" w:type="dxa"/>
      <w:tblBorders>
        <w:bottom w:val="single" w:sz="4" w:space="0" w:color="6A6A6A" w:themeColor="text1" w:themeTint="95"/>
        <w:insideH w:val="single" w:sz="4" w:space="0" w:color="6A6A6A" w:themeColor="text1" w:themeTint="95"/>
        <w:insideV w:val="single" w:sz="4" w:space="0" w:color="6A6A6A" w:themeColor="text1" w:themeTint="95"/>
      </w:tblBorders>
      <w:tblCellMar>
        <w:top w:w="0" w:type="dxa"/>
        <w:left w:w="0" w:type="dxa"/>
        <w:bottom w:w="0" w:type="dxa"/>
        <w:right w:w="0" w:type="dxa"/>
      </w:tblCellMar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6A6A6A" w:themeColor="text1" w:themeTint="95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6A6A6A" w:themeColor="text1" w:themeTint="95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Liberation Sans" w:hAnsi="Liberation Sans"/>
        <w:color w:val="404040"/>
        <w:sz w:val="22"/>
      </w:rPr>
      <w:tblPr/>
      <w:tcPr>
        <w:shd w:val="clear" w:color="CBCBCB" w:themeColor="text1" w:themeTint="34" w:fill="CBCBCB" w:themeFill="text1" w:themeFillTint="34"/>
      </w:tcPr>
    </w:tblStylePr>
    <w:tblStylePr w:type="band1Horz">
      <w:rPr>
        <w:rFonts w:ascii="Liberation Sans" w:hAnsi="Liberation Sans"/>
        <w:color w:val="404040"/>
        <w:sz w:val="22"/>
      </w:rPr>
      <w:tblPr/>
      <w:tcPr>
        <w:shd w:val="clear" w:color="CBCBCB" w:themeColor="text1" w:themeTint="34" w:fill="CBCBCB" w:themeFill="text1" w:themeFillTint="34"/>
      </w:tcPr>
    </w:tblStylePr>
  </w:style>
  <w:style w:type="table" w:customStyle="1" w:styleId="GridTable2-Accent1">
    <w:name w:val="Grid Table 2 - Accent 1"/>
    <w:uiPriority w:val="99"/>
    <w:tblPr>
      <w:tblStyleRowBandSize w:val="1"/>
      <w:tblStyleColBandSize w:val="1"/>
      <w:tblInd w:w="0" w:type="dxa"/>
      <w:tblBorders>
        <w:bottom w:val="single" w:sz="4" w:space="0" w:color="5D8AC2" w:themeColor="accent1" w:themeTint="EA"/>
        <w:insideH w:val="single" w:sz="4" w:space="0" w:color="5D8AC2" w:themeColor="accent1" w:themeTint="EA"/>
        <w:insideV w:val="single" w:sz="4" w:space="0" w:color="5D8AC2" w:themeColor="accent1" w:themeTint="EA"/>
      </w:tblBorders>
      <w:tblCellMar>
        <w:top w:w="0" w:type="dxa"/>
        <w:left w:w="0" w:type="dxa"/>
        <w:bottom w:w="0" w:type="dxa"/>
        <w:right w:w="0" w:type="dxa"/>
      </w:tblCellMar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5D8AC2" w:themeColor="accent1" w:themeTint="EA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5D8AC2" w:themeColor="accent1" w:themeTint="EA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Liberation Sans" w:hAnsi="Liberation Sans"/>
        <w:color w:val="404040"/>
        <w:sz w:val="22"/>
      </w:rPr>
      <w:tblPr/>
      <w:tcPr>
        <w:shd w:val="clear" w:color="DAE5F1" w:themeColor="accent1" w:themeTint="34" w:fill="DAE5F1" w:themeFill="accent1" w:themeFillTint="34"/>
      </w:tcPr>
    </w:tblStylePr>
    <w:tblStylePr w:type="band1Horz">
      <w:rPr>
        <w:rFonts w:ascii="Liberation Sans" w:hAnsi="Liberation Sans"/>
        <w:color w:val="404040"/>
        <w:sz w:val="22"/>
      </w:rPr>
      <w:tblPr/>
      <w:tcPr>
        <w:shd w:val="clear" w:color="DAE5F1" w:themeColor="accent1" w:themeTint="34" w:fill="DAE5F1" w:themeFill="accent1" w:themeFillTint="34"/>
      </w:tcPr>
    </w:tblStylePr>
  </w:style>
  <w:style w:type="table" w:customStyle="1" w:styleId="GridTable2-Accent2">
    <w:name w:val="Grid Table 2 - Accent 2"/>
    <w:uiPriority w:val="99"/>
    <w:tblPr>
      <w:tblStyleRowBandSize w:val="1"/>
      <w:tblStyleColBandSize w:val="1"/>
      <w:tblInd w:w="0" w:type="dxa"/>
      <w:tblBorders>
        <w:bottom w:val="single" w:sz="4" w:space="0" w:color="D99695" w:themeColor="accent2" w:themeTint="97"/>
        <w:insideH w:val="single" w:sz="4" w:space="0" w:color="D99695" w:themeColor="accent2" w:themeTint="97"/>
        <w:insideV w:val="single" w:sz="4" w:space="0" w:color="D99695" w:themeColor="accent2" w:themeTint="97"/>
      </w:tblBorders>
      <w:tblCellMar>
        <w:top w:w="0" w:type="dxa"/>
        <w:left w:w="0" w:type="dxa"/>
        <w:bottom w:w="0" w:type="dxa"/>
        <w:right w:w="0" w:type="dxa"/>
      </w:tblCellMar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D99695" w:themeColor="accent2" w:themeTint="97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D99695" w:themeColor="accent2" w:themeTint="97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Liberation Sans" w:hAnsi="Liberation Sans"/>
        <w:color w:val="404040"/>
        <w:sz w:val="22"/>
      </w:rPr>
      <w:tblPr/>
      <w:tcPr>
        <w:shd w:val="clear" w:color="F2DCDC" w:themeColor="accent2" w:themeTint="32" w:fill="F2DCDC" w:themeFill="accent2" w:themeFillTint="32"/>
      </w:tcPr>
    </w:tblStylePr>
    <w:tblStylePr w:type="band1Horz">
      <w:rPr>
        <w:rFonts w:ascii="Liberation Sans" w:hAnsi="Liberation Sans"/>
        <w:color w:val="404040"/>
        <w:sz w:val="22"/>
      </w:rPr>
      <w:tblPr/>
      <w:tcPr>
        <w:shd w:val="clear" w:color="F2DCDC" w:themeColor="accent2" w:themeTint="32" w:fill="F2DCDC" w:themeFill="accent2" w:themeFillTint="32"/>
      </w:tcPr>
    </w:tblStylePr>
  </w:style>
  <w:style w:type="table" w:customStyle="1" w:styleId="GridTable2-Accent3">
    <w:name w:val="Grid Table 2 - Accent 3"/>
    <w:uiPriority w:val="99"/>
    <w:tblPr>
      <w:tblStyleRowBandSize w:val="1"/>
      <w:tblStyleColBandSize w:val="1"/>
      <w:tblInd w:w="0" w:type="dxa"/>
      <w:tblBorders>
        <w:bottom w:val="single" w:sz="4" w:space="0" w:color="9ABB59" w:themeColor="accent3" w:themeTint="FE"/>
        <w:insideH w:val="single" w:sz="4" w:space="0" w:color="9ABB59" w:themeColor="accent3" w:themeTint="FE"/>
        <w:insideV w:val="single" w:sz="4" w:space="0" w:color="9ABB59" w:themeColor="accent3" w:themeTint="FE"/>
      </w:tblBorders>
      <w:tblCellMar>
        <w:top w:w="0" w:type="dxa"/>
        <w:left w:w="0" w:type="dxa"/>
        <w:bottom w:w="0" w:type="dxa"/>
        <w:right w:w="0" w:type="dxa"/>
      </w:tblCellMar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9ABB59" w:themeColor="accent3" w:themeTint="FE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9ABB59" w:themeColor="accent3" w:themeTint="FE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Liberation Sans" w:hAnsi="Liberation Sans"/>
        <w:color w:val="404040"/>
        <w:sz w:val="22"/>
      </w:rPr>
      <w:tblPr/>
      <w:tcPr>
        <w:shd w:val="clear" w:color="EAF1DC" w:themeColor="accent3" w:themeTint="34" w:fill="EAF1DC" w:themeFill="accent3" w:themeFillTint="34"/>
      </w:tcPr>
    </w:tblStylePr>
    <w:tblStylePr w:type="band1Horz">
      <w:rPr>
        <w:rFonts w:ascii="Liberation Sans" w:hAnsi="Liberation Sans"/>
        <w:color w:val="404040"/>
        <w:sz w:val="22"/>
      </w:rPr>
      <w:tblPr/>
      <w:tcPr>
        <w:shd w:val="clear" w:color="EAF1DC" w:themeColor="accent3" w:themeTint="34" w:fill="EAF1DC" w:themeFill="accent3" w:themeFillTint="34"/>
      </w:tcPr>
    </w:tblStylePr>
  </w:style>
  <w:style w:type="table" w:customStyle="1" w:styleId="GridTable2-Accent4">
    <w:name w:val="Grid Table 2 - Accent 4"/>
    <w:uiPriority w:val="99"/>
    <w:tblPr>
      <w:tblStyleRowBandSize w:val="1"/>
      <w:tblStyleColBandSize w:val="1"/>
      <w:tblInd w:w="0" w:type="dxa"/>
      <w:tblBorders>
        <w:bottom w:val="single" w:sz="4" w:space="0" w:color="B2A1C6" w:themeColor="accent4" w:themeTint="9A"/>
        <w:insideH w:val="single" w:sz="4" w:space="0" w:color="B2A1C6" w:themeColor="accent4" w:themeTint="9A"/>
        <w:insideV w:val="single" w:sz="4" w:space="0" w:color="B2A1C6" w:themeColor="accent4" w:themeTint="9A"/>
      </w:tblBorders>
      <w:tblCellMar>
        <w:top w:w="0" w:type="dxa"/>
        <w:left w:w="0" w:type="dxa"/>
        <w:bottom w:w="0" w:type="dxa"/>
        <w:right w:w="0" w:type="dxa"/>
      </w:tblCellMar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B2A1C6" w:themeColor="accent4" w:themeTint="9A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B2A1C6" w:themeColor="accent4" w:themeTint="9A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Liberation Sans" w:hAnsi="Liberation Sans"/>
        <w:color w:val="404040"/>
        <w:sz w:val="22"/>
      </w:rPr>
      <w:tblPr/>
      <w:tcPr>
        <w:shd w:val="clear" w:color="E5DFEC" w:themeColor="accent4" w:themeTint="34" w:fill="E5DFEC" w:themeFill="accent4" w:themeFillTint="34"/>
      </w:tcPr>
    </w:tblStylePr>
    <w:tblStylePr w:type="band1Horz">
      <w:rPr>
        <w:rFonts w:ascii="Liberation Sans" w:hAnsi="Liberation Sans"/>
        <w:color w:val="404040"/>
        <w:sz w:val="22"/>
      </w:rPr>
      <w:tblPr/>
      <w:tcPr>
        <w:shd w:val="clear" w:color="E5DFEC" w:themeColor="accent4" w:themeTint="34" w:fill="E5DFEC" w:themeFill="accent4" w:themeFillTint="34"/>
      </w:tcPr>
    </w:tblStylePr>
  </w:style>
  <w:style w:type="table" w:customStyle="1" w:styleId="GridTable2-Accent5">
    <w:name w:val="Grid Table 2 - Accent 5"/>
    <w:uiPriority w:val="99"/>
    <w:tblPr>
      <w:tblStyleRowBandSize w:val="1"/>
      <w:tblStyleColBandSize w:val="1"/>
      <w:tblInd w:w="0" w:type="dxa"/>
      <w:tblBorders>
        <w:bottom w:val="single" w:sz="4" w:space="0" w:color="4BACC6" w:themeColor="accent5"/>
        <w:insideH w:val="single" w:sz="4" w:space="0" w:color="4BACC6" w:themeColor="accent5"/>
        <w:insideV w:val="single" w:sz="4" w:space="0" w:color="4BACC6" w:themeColor="accent5"/>
      </w:tblBorders>
      <w:tblCellMar>
        <w:top w:w="0" w:type="dxa"/>
        <w:left w:w="0" w:type="dxa"/>
        <w:bottom w:w="0" w:type="dxa"/>
        <w:right w:w="0" w:type="dxa"/>
      </w:tblCellMar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4BACC6" w:themeColor="accent5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4BACC6" w:themeColor="accent5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Liberation Sans" w:hAnsi="Liberation Sans"/>
        <w:color w:val="404040"/>
        <w:sz w:val="22"/>
      </w:rPr>
      <w:tblPr/>
      <w:tcPr>
        <w:shd w:val="clear" w:color="DAEEF3" w:themeColor="accent5" w:themeTint="34" w:fill="DAEEF3" w:themeFill="accent5" w:themeFillTint="34"/>
      </w:tcPr>
    </w:tblStylePr>
    <w:tblStylePr w:type="band1Horz">
      <w:rPr>
        <w:rFonts w:ascii="Liberation Sans" w:hAnsi="Liberation Sans"/>
        <w:color w:val="404040"/>
        <w:sz w:val="22"/>
      </w:rPr>
      <w:tblPr/>
      <w:tcPr>
        <w:shd w:val="clear" w:color="DAEEF3" w:themeColor="accent5" w:themeTint="34" w:fill="DAEEF3" w:themeFill="accent5" w:themeFillTint="34"/>
      </w:tcPr>
    </w:tblStylePr>
  </w:style>
  <w:style w:type="table" w:customStyle="1" w:styleId="GridTable2-Accent6">
    <w:name w:val="Grid Table 2 - Accent 6"/>
    <w:uiPriority w:val="99"/>
    <w:tblPr>
      <w:tblStyleRowBandSize w:val="1"/>
      <w:tblStyleColBandSize w:val="1"/>
      <w:tblInd w:w="0" w:type="dxa"/>
      <w:tblBorders>
        <w:bottom w:val="single" w:sz="4" w:space="0" w:color="F79646" w:themeColor="accent6"/>
        <w:insideH w:val="single" w:sz="4" w:space="0" w:color="F79646" w:themeColor="accent6"/>
        <w:insideV w:val="single" w:sz="4" w:space="0" w:color="F79646" w:themeColor="accent6"/>
      </w:tblBorders>
      <w:tblCellMar>
        <w:top w:w="0" w:type="dxa"/>
        <w:left w:w="0" w:type="dxa"/>
        <w:bottom w:w="0" w:type="dxa"/>
        <w:right w:w="0" w:type="dxa"/>
      </w:tblCellMar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F79646" w:themeColor="accent6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F79646" w:themeColor="accent6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Liberation Sans" w:hAnsi="Liberation Sans"/>
        <w:color w:val="404040"/>
        <w:sz w:val="22"/>
      </w:rPr>
      <w:tblPr/>
      <w:tcPr>
        <w:shd w:val="clear" w:color="FDE9D8" w:themeColor="accent6" w:themeTint="34" w:fill="FDE9D8" w:themeFill="accent6" w:themeFillTint="34"/>
      </w:tcPr>
    </w:tblStylePr>
    <w:tblStylePr w:type="band1Horz">
      <w:rPr>
        <w:rFonts w:ascii="Liberation Sans" w:hAnsi="Liberation Sans"/>
        <w:color w:val="404040"/>
        <w:sz w:val="22"/>
      </w:rPr>
      <w:tblPr/>
      <w:tcPr>
        <w:shd w:val="clear" w:color="FDE9D8" w:themeColor="accent6" w:themeTint="34" w:fill="FDE9D8" w:themeFill="accent6" w:themeFillTint="34"/>
      </w:tcPr>
    </w:tblStylePr>
  </w:style>
  <w:style w:type="table" w:styleId="-3">
    <w:name w:val="Grid Table 3"/>
    <w:uiPriority w:val="99"/>
    <w:tblPr>
      <w:tblStyleRowBandSize w:val="1"/>
      <w:tblStyleColBandSize w:val="1"/>
      <w:tblInd w:w="0" w:type="dxa"/>
      <w:tblBorders>
        <w:bottom w:val="single" w:sz="4" w:space="0" w:color="6A6A6A" w:themeColor="text1" w:themeTint="95"/>
        <w:insideH w:val="single" w:sz="4" w:space="0" w:color="6A6A6A" w:themeColor="text1" w:themeTint="95"/>
        <w:insideV w:val="single" w:sz="4" w:space="0" w:color="6A6A6A" w:themeColor="text1" w:themeTint="95"/>
      </w:tblBorders>
      <w:tblCellMar>
        <w:top w:w="0" w:type="dxa"/>
        <w:left w:w="0" w:type="dxa"/>
        <w:bottom w:w="0" w:type="dxa"/>
        <w:right w:w="0" w:type="dxa"/>
      </w:tblCellMar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Liberation Sans" w:hAnsi="Liberation Sans"/>
        <w:color w:val="404040"/>
        <w:sz w:val="22"/>
      </w:rPr>
      <w:tblPr/>
      <w:tcPr>
        <w:shd w:val="clear" w:color="CBCBCB" w:themeColor="text1" w:themeTint="34" w:fill="CBCBCB" w:themeFill="text1" w:themeFillTint="34"/>
      </w:tcPr>
    </w:tblStylePr>
    <w:tblStylePr w:type="band1Horz">
      <w:rPr>
        <w:rFonts w:ascii="Liberation Sans" w:hAnsi="Liberation Sans"/>
        <w:color w:val="404040"/>
        <w:sz w:val="22"/>
      </w:rPr>
      <w:tblPr/>
      <w:tcPr>
        <w:shd w:val="clear" w:color="CBCBCB" w:themeColor="text1" w:themeTint="34" w:fill="CBCBCB" w:themeFill="text1" w:themeFillTint="34"/>
      </w:tcPr>
    </w:tblStylePr>
  </w:style>
  <w:style w:type="table" w:customStyle="1" w:styleId="GridTable3-Accent1">
    <w:name w:val="Grid Table 3 - Accent 1"/>
    <w:uiPriority w:val="99"/>
    <w:tblPr>
      <w:tblStyleRowBandSize w:val="1"/>
      <w:tblStyleColBandSize w:val="1"/>
      <w:tblInd w:w="0" w:type="dxa"/>
      <w:tblBorders>
        <w:bottom w:val="single" w:sz="4" w:space="0" w:color="5D8AC2" w:themeColor="accent1" w:themeTint="EA"/>
        <w:insideH w:val="single" w:sz="4" w:space="0" w:color="5D8AC2" w:themeColor="accent1" w:themeTint="EA"/>
        <w:insideV w:val="single" w:sz="4" w:space="0" w:color="5D8AC2" w:themeColor="accent1" w:themeTint="EA"/>
      </w:tblBorders>
      <w:tblCellMar>
        <w:top w:w="0" w:type="dxa"/>
        <w:left w:w="0" w:type="dxa"/>
        <w:bottom w:w="0" w:type="dxa"/>
        <w:right w:w="0" w:type="dxa"/>
      </w:tblCellMar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Liberation Sans" w:hAnsi="Liberation Sans"/>
        <w:color w:val="404040"/>
        <w:sz w:val="22"/>
      </w:rPr>
      <w:tblPr/>
      <w:tcPr>
        <w:shd w:val="clear" w:color="DAE5F1" w:themeColor="accent1" w:themeTint="34" w:fill="DAE5F1" w:themeFill="accent1" w:themeFillTint="34"/>
      </w:tcPr>
    </w:tblStylePr>
    <w:tblStylePr w:type="band1Horz">
      <w:rPr>
        <w:rFonts w:ascii="Liberation Sans" w:hAnsi="Liberation Sans"/>
        <w:color w:val="404040"/>
        <w:sz w:val="22"/>
      </w:rPr>
      <w:tblPr/>
      <w:tcPr>
        <w:shd w:val="clear" w:color="DAE5F1" w:themeColor="accent1" w:themeTint="34" w:fill="DAE5F1" w:themeFill="accent1" w:themeFillTint="34"/>
      </w:tcPr>
    </w:tblStylePr>
  </w:style>
  <w:style w:type="table" w:customStyle="1" w:styleId="GridTable3-Accent2">
    <w:name w:val="Grid Table 3 - Accent 2"/>
    <w:uiPriority w:val="99"/>
    <w:tblPr>
      <w:tblStyleRowBandSize w:val="1"/>
      <w:tblStyleColBandSize w:val="1"/>
      <w:tblInd w:w="0" w:type="dxa"/>
      <w:tblBorders>
        <w:bottom w:val="single" w:sz="4" w:space="0" w:color="D99695" w:themeColor="accent2" w:themeTint="97"/>
        <w:insideH w:val="single" w:sz="4" w:space="0" w:color="D99695" w:themeColor="accent2" w:themeTint="97"/>
        <w:insideV w:val="single" w:sz="4" w:space="0" w:color="D99695" w:themeColor="accent2" w:themeTint="97"/>
      </w:tblBorders>
      <w:tblCellMar>
        <w:top w:w="0" w:type="dxa"/>
        <w:left w:w="0" w:type="dxa"/>
        <w:bottom w:w="0" w:type="dxa"/>
        <w:right w:w="0" w:type="dxa"/>
      </w:tblCellMar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Liberation Sans" w:hAnsi="Liberation Sans"/>
        <w:color w:val="404040"/>
        <w:sz w:val="22"/>
      </w:rPr>
      <w:tblPr/>
      <w:tcPr>
        <w:shd w:val="clear" w:color="F2DCDC" w:themeColor="accent2" w:themeTint="32" w:fill="F2DCDC" w:themeFill="accent2" w:themeFillTint="32"/>
      </w:tcPr>
    </w:tblStylePr>
    <w:tblStylePr w:type="band1Horz">
      <w:rPr>
        <w:rFonts w:ascii="Liberation Sans" w:hAnsi="Liberation Sans"/>
        <w:color w:val="404040"/>
        <w:sz w:val="22"/>
      </w:rPr>
      <w:tblPr/>
      <w:tcPr>
        <w:shd w:val="clear" w:color="F2DCDC" w:themeColor="accent2" w:themeTint="32" w:fill="F2DCDC" w:themeFill="accent2" w:themeFillTint="32"/>
      </w:tcPr>
    </w:tblStylePr>
  </w:style>
  <w:style w:type="table" w:customStyle="1" w:styleId="GridTable3-Accent3">
    <w:name w:val="Grid Table 3 - Accent 3"/>
    <w:uiPriority w:val="99"/>
    <w:tblPr>
      <w:tblStyleRowBandSize w:val="1"/>
      <w:tblStyleColBandSize w:val="1"/>
      <w:tblInd w:w="0" w:type="dxa"/>
      <w:tblBorders>
        <w:bottom w:val="single" w:sz="4" w:space="0" w:color="9ABB59" w:themeColor="accent3" w:themeTint="FE"/>
        <w:insideH w:val="single" w:sz="4" w:space="0" w:color="9ABB59" w:themeColor="accent3" w:themeTint="FE"/>
        <w:insideV w:val="single" w:sz="4" w:space="0" w:color="9ABB59" w:themeColor="accent3" w:themeTint="FE"/>
      </w:tblBorders>
      <w:tblCellMar>
        <w:top w:w="0" w:type="dxa"/>
        <w:left w:w="0" w:type="dxa"/>
        <w:bottom w:w="0" w:type="dxa"/>
        <w:right w:w="0" w:type="dxa"/>
      </w:tblCellMar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Liberation Sans" w:hAnsi="Liberation Sans"/>
        <w:color w:val="404040"/>
        <w:sz w:val="22"/>
      </w:rPr>
      <w:tblPr/>
      <w:tcPr>
        <w:shd w:val="clear" w:color="EAF1DC" w:themeColor="accent3" w:themeTint="34" w:fill="EAF1DC" w:themeFill="accent3" w:themeFillTint="34"/>
      </w:tcPr>
    </w:tblStylePr>
    <w:tblStylePr w:type="band1Horz">
      <w:rPr>
        <w:rFonts w:ascii="Liberation Sans" w:hAnsi="Liberation Sans"/>
        <w:color w:val="404040"/>
        <w:sz w:val="22"/>
      </w:rPr>
      <w:tblPr/>
      <w:tcPr>
        <w:shd w:val="clear" w:color="EAF1DC" w:themeColor="accent3" w:themeTint="34" w:fill="EAF1DC" w:themeFill="accent3" w:themeFillTint="34"/>
      </w:tcPr>
    </w:tblStylePr>
  </w:style>
  <w:style w:type="table" w:customStyle="1" w:styleId="GridTable3-Accent4">
    <w:name w:val="Grid Table 3 - Accent 4"/>
    <w:uiPriority w:val="99"/>
    <w:tblPr>
      <w:tblStyleRowBandSize w:val="1"/>
      <w:tblStyleColBandSize w:val="1"/>
      <w:tblInd w:w="0" w:type="dxa"/>
      <w:tblBorders>
        <w:bottom w:val="single" w:sz="4" w:space="0" w:color="B2A1C6" w:themeColor="accent4" w:themeTint="9A"/>
        <w:insideH w:val="single" w:sz="4" w:space="0" w:color="B2A1C6" w:themeColor="accent4" w:themeTint="9A"/>
        <w:insideV w:val="single" w:sz="4" w:space="0" w:color="B2A1C6" w:themeColor="accent4" w:themeTint="9A"/>
      </w:tblBorders>
      <w:tblCellMar>
        <w:top w:w="0" w:type="dxa"/>
        <w:left w:w="0" w:type="dxa"/>
        <w:bottom w:w="0" w:type="dxa"/>
        <w:right w:w="0" w:type="dxa"/>
      </w:tblCellMar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Liberation Sans" w:hAnsi="Liberation Sans"/>
        <w:color w:val="404040"/>
        <w:sz w:val="22"/>
      </w:rPr>
      <w:tblPr/>
      <w:tcPr>
        <w:shd w:val="clear" w:color="E5DFEC" w:themeColor="accent4" w:themeTint="34" w:fill="E5DFEC" w:themeFill="accent4" w:themeFillTint="34"/>
      </w:tcPr>
    </w:tblStylePr>
    <w:tblStylePr w:type="band1Horz">
      <w:rPr>
        <w:rFonts w:ascii="Liberation Sans" w:hAnsi="Liberation Sans"/>
        <w:color w:val="404040"/>
        <w:sz w:val="22"/>
      </w:rPr>
      <w:tblPr/>
      <w:tcPr>
        <w:shd w:val="clear" w:color="E5DFEC" w:themeColor="accent4" w:themeTint="34" w:fill="E5DFEC" w:themeFill="accent4" w:themeFillTint="34"/>
      </w:tcPr>
    </w:tblStylePr>
  </w:style>
  <w:style w:type="table" w:customStyle="1" w:styleId="GridTable3-Accent5">
    <w:name w:val="Grid Table 3 - Accent 5"/>
    <w:uiPriority w:val="99"/>
    <w:tblPr>
      <w:tblStyleRowBandSize w:val="1"/>
      <w:tblStyleColBandSize w:val="1"/>
      <w:tblInd w:w="0" w:type="dxa"/>
      <w:tblBorders>
        <w:bottom w:val="single" w:sz="4" w:space="0" w:color="4BACC6" w:themeColor="accent5"/>
        <w:insideH w:val="single" w:sz="4" w:space="0" w:color="4BACC6" w:themeColor="accent5"/>
        <w:insideV w:val="single" w:sz="4" w:space="0" w:color="4BACC6" w:themeColor="accent5"/>
      </w:tblBorders>
      <w:tblCellMar>
        <w:top w:w="0" w:type="dxa"/>
        <w:left w:w="0" w:type="dxa"/>
        <w:bottom w:w="0" w:type="dxa"/>
        <w:right w:w="0" w:type="dxa"/>
      </w:tblCellMar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Liberation Sans" w:hAnsi="Liberation Sans"/>
        <w:color w:val="404040"/>
        <w:sz w:val="22"/>
      </w:rPr>
      <w:tblPr/>
      <w:tcPr>
        <w:shd w:val="clear" w:color="DAEEF3" w:themeColor="accent5" w:themeTint="34" w:fill="DAEEF3" w:themeFill="accent5" w:themeFillTint="34"/>
      </w:tcPr>
    </w:tblStylePr>
    <w:tblStylePr w:type="band1Horz">
      <w:rPr>
        <w:rFonts w:ascii="Liberation Sans" w:hAnsi="Liberation Sans"/>
        <w:color w:val="404040"/>
        <w:sz w:val="22"/>
      </w:rPr>
      <w:tblPr/>
      <w:tcPr>
        <w:shd w:val="clear" w:color="DAEEF3" w:themeColor="accent5" w:themeTint="34" w:fill="DAEEF3" w:themeFill="accent5" w:themeFillTint="34"/>
      </w:tcPr>
    </w:tblStylePr>
  </w:style>
  <w:style w:type="table" w:customStyle="1" w:styleId="GridTable3-Accent6">
    <w:name w:val="Grid Table 3 - Accent 6"/>
    <w:uiPriority w:val="99"/>
    <w:tblPr>
      <w:tblStyleRowBandSize w:val="1"/>
      <w:tblStyleColBandSize w:val="1"/>
      <w:tblInd w:w="0" w:type="dxa"/>
      <w:tblBorders>
        <w:bottom w:val="single" w:sz="4" w:space="0" w:color="F79646" w:themeColor="accent6"/>
        <w:insideH w:val="single" w:sz="4" w:space="0" w:color="F79646" w:themeColor="accent6"/>
        <w:insideV w:val="single" w:sz="4" w:space="0" w:color="F79646" w:themeColor="accent6"/>
      </w:tblBorders>
      <w:tblCellMar>
        <w:top w:w="0" w:type="dxa"/>
        <w:left w:w="0" w:type="dxa"/>
        <w:bottom w:w="0" w:type="dxa"/>
        <w:right w:w="0" w:type="dxa"/>
      </w:tblCellMar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Liberation Sans" w:hAnsi="Liberation Sans"/>
        <w:color w:val="404040"/>
        <w:sz w:val="22"/>
      </w:rPr>
      <w:tblPr/>
      <w:tcPr>
        <w:shd w:val="clear" w:color="FDE9D8" w:themeColor="accent6" w:themeTint="34" w:fill="FDE9D8" w:themeFill="accent6" w:themeFillTint="34"/>
      </w:tcPr>
    </w:tblStylePr>
    <w:tblStylePr w:type="band1Horz">
      <w:rPr>
        <w:rFonts w:ascii="Liberation Sans" w:hAnsi="Liberation Sans"/>
        <w:color w:val="404040"/>
        <w:sz w:val="22"/>
      </w:rPr>
      <w:tblPr/>
      <w:tcPr>
        <w:shd w:val="clear" w:color="FDE9D8" w:themeColor="accent6" w:themeTint="34" w:fill="FDE9D8" w:themeFill="accent6" w:themeFillTint="34"/>
      </w:tcPr>
    </w:tblStylePr>
  </w:style>
  <w:style w:type="table" w:styleId="-4">
    <w:name w:val="Grid Table 4"/>
    <w:uiPriority w:val="59"/>
    <w:tblPr>
      <w:tblStyleRowBandSize w:val="1"/>
      <w:tblStyleColBandSize w:val="1"/>
      <w:tblInd w:w="0" w:type="dxa"/>
      <w:tblBorders>
        <w:top w:val="single" w:sz="4" w:space="0" w:color="6F6F6F" w:themeColor="text1" w:themeTint="90"/>
        <w:left w:val="single" w:sz="4" w:space="0" w:color="6F6F6F" w:themeColor="text1" w:themeTint="90"/>
        <w:bottom w:val="single" w:sz="4" w:space="0" w:color="6F6F6F" w:themeColor="text1" w:themeTint="90"/>
        <w:right w:val="single" w:sz="4" w:space="0" w:color="6F6F6F" w:themeColor="text1" w:themeTint="90"/>
        <w:insideH w:val="single" w:sz="4" w:space="0" w:color="6F6F6F" w:themeColor="text1" w:themeTint="90"/>
        <w:insideV w:val="single" w:sz="4" w:space="0" w:color="6F6F6F" w:themeColor="text1" w:themeTint="90"/>
      </w:tblBorders>
      <w:tblCellMar>
        <w:top w:w="0" w:type="dxa"/>
        <w:left w:w="0" w:type="dxa"/>
        <w:bottom w:w="0" w:type="dxa"/>
        <w:right w:w="0" w:type="dxa"/>
      </w:tblCellMar>
    </w:tblPr>
    <w:tblStylePr w:type="firstRow">
      <w:rPr>
        <w:rFonts w:ascii="Liberation Sans" w:hAnsi="Liberation Sans"/>
        <w:b/>
        <w:color w:val="FFFFFF"/>
        <w:sz w:val="22"/>
      </w:rPr>
      <w:tblPr/>
      <w:tcPr>
        <w:tcBorders>
          <w:top w:val="single" w:sz="4" w:space="0" w:color="000000" w:themeColor="text1"/>
          <w:left w:val="single" w:sz="4" w:space="0" w:color="000000" w:themeColor="text1"/>
          <w:bottom w:val="single" w:sz="4" w:space="0" w:color="000000" w:themeColor="text1"/>
          <w:right w:val="single" w:sz="4" w:space="0" w:color="000000" w:themeColor="text1"/>
        </w:tcBorders>
        <w:shd w:val="clear" w:color="000000" w:themeColor="text1" w:fill="000000" w:themeFill="text1"/>
      </w:tcPr>
    </w:tblStylePr>
    <w:tblStylePr w:type="lastRow">
      <w:rPr>
        <w:b/>
        <w:color w:val="404040"/>
      </w:rPr>
      <w:tblPr/>
      <w:tcPr>
        <w:tcBorders>
          <w:top w:val="single" w:sz="4" w:space="0" w:color="000000" w:themeColor="text1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Liberation Sans" w:hAnsi="Liberation Sans"/>
        <w:color w:val="404040"/>
        <w:sz w:val="22"/>
      </w:rPr>
      <w:tblPr/>
      <w:tcPr>
        <w:shd w:val="clear" w:color="CBCBCB" w:themeColor="text1" w:themeTint="34" w:fill="CBCBCB" w:themeFill="text1" w:themeFillTint="34"/>
      </w:tcPr>
    </w:tblStylePr>
    <w:tblStylePr w:type="band1Horz">
      <w:rPr>
        <w:rFonts w:ascii="Liberation Sans" w:hAnsi="Liberation Sans"/>
        <w:color w:val="404040"/>
        <w:sz w:val="22"/>
      </w:rPr>
      <w:tblPr/>
      <w:tcPr>
        <w:shd w:val="clear" w:color="CBCBCB" w:themeColor="text1" w:themeTint="34" w:fill="CBCBCB" w:themeFill="text1" w:themeFillTint="34"/>
      </w:tcPr>
    </w:tblStylePr>
  </w:style>
  <w:style w:type="table" w:customStyle="1" w:styleId="GridTable4-Accent1">
    <w:name w:val="Grid Table 4 - Accent 1"/>
    <w:uiPriority w:val="59"/>
    <w:tblPr>
      <w:tblStyleRowBandSize w:val="1"/>
      <w:tblStyleColBandSize w:val="1"/>
      <w:tblInd w:w="0" w:type="dxa"/>
      <w:tblBorders>
        <w:top w:val="single" w:sz="4" w:space="0" w:color="9BB7D9" w:themeColor="accent1" w:themeTint="90"/>
        <w:left w:val="single" w:sz="4" w:space="0" w:color="9BB7D9" w:themeColor="accent1" w:themeTint="90"/>
        <w:bottom w:val="single" w:sz="4" w:space="0" w:color="9BB7D9" w:themeColor="accent1" w:themeTint="90"/>
        <w:right w:val="single" w:sz="4" w:space="0" w:color="9BB7D9" w:themeColor="accent1" w:themeTint="90"/>
        <w:insideH w:val="single" w:sz="4" w:space="0" w:color="9BB7D9" w:themeColor="accent1" w:themeTint="90"/>
        <w:insideV w:val="single" w:sz="4" w:space="0" w:color="9BB7D9" w:themeColor="accent1" w:themeTint="90"/>
      </w:tblBorders>
      <w:tblCellMar>
        <w:top w:w="0" w:type="dxa"/>
        <w:left w:w="0" w:type="dxa"/>
        <w:bottom w:w="0" w:type="dxa"/>
        <w:right w:w="0" w:type="dxa"/>
      </w:tblCellMar>
    </w:tblPr>
    <w:tblStylePr w:type="firstRow">
      <w:rPr>
        <w:rFonts w:ascii="Liberation Sans" w:hAnsi="Liberation Sans"/>
        <w:b/>
        <w:color w:val="FFFFFF"/>
        <w:sz w:val="22"/>
      </w:rPr>
      <w:tblPr/>
      <w:tcPr>
        <w:tcBorders>
          <w:top w:val="single" w:sz="4" w:space="0" w:color="5D8AC2" w:themeColor="accent1" w:themeTint="EA"/>
          <w:left w:val="single" w:sz="4" w:space="0" w:color="5D8AC2" w:themeColor="accent1" w:themeTint="EA"/>
          <w:bottom w:val="single" w:sz="4" w:space="0" w:color="5D8AC2" w:themeColor="accent1" w:themeTint="EA"/>
          <w:right w:val="single" w:sz="4" w:space="0" w:color="5D8AC2" w:themeColor="accent1" w:themeTint="EA"/>
        </w:tcBorders>
        <w:shd w:val="clear" w:color="5D8AC2" w:themeColor="accent1" w:themeTint="EA" w:fill="5D8AC2" w:themeFill="accent1" w:themeFillTint="EA"/>
      </w:tcPr>
    </w:tblStylePr>
    <w:tblStylePr w:type="lastRow">
      <w:rPr>
        <w:b/>
        <w:color w:val="404040"/>
      </w:rPr>
      <w:tblPr/>
      <w:tcPr>
        <w:tcBorders>
          <w:top w:val="single" w:sz="4" w:space="0" w:color="5D8AC2" w:themeColor="accent1" w:themeTint="EA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Liberation Sans" w:hAnsi="Liberation Sans"/>
        <w:color w:val="404040"/>
        <w:sz w:val="22"/>
      </w:rPr>
      <w:tblPr/>
      <w:tcPr>
        <w:shd w:val="clear" w:color="DCE6F2" w:themeColor="accent1" w:themeTint="32" w:fill="DCE6F2" w:themeFill="accent1" w:themeFillTint="32"/>
      </w:tcPr>
    </w:tblStylePr>
    <w:tblStylePr w:type="band1Horz">
      <w:rPr>
        <w:rFonts w:ascii="Liberation Sans" w:hAnsi="Liberation Sans"/>
        <w:color w:val="404040"/>
        <w:sz w:val="22"/>
      </w:rPr>
      <w:tblPr/>
      <w:tcPr>
        <w:shd w:val="clear" w:color="DCE6F2" w:themeColor="accent1" w:themeTint="32" w:fill="DCE6F2" w:themeFill="accent1" w:themeFillTint="32"/>
      </w:tcPr>
    </w:tblStylePr>
  </w:style>
  <w:style w:type="table" w:customStyle="1" w:styleId="GridTable4-Accent2">
    <w:name w:val="Grid Table 4 - Accent 2"/>
    <w:uiPriority w:val="59"/>
    <w:tblPr>
      <w:tblStyleRowBandSize w:val="1"/>
      <w:tblStyleColBandSize w:val="1"/>
      <w:tblInd w:w="0" w:type="dxa"/>
      <w:tblBorders>
        <w:top w:val="single" w:sz="4" w:space="0" w:color="DB9B9A" w:themeColor="accent2" w:themeTint="90"/>
        <w:left w:val="single" w:sz="4" w:space="0" w:color="DB9B9A" w:themeColor="accent2" w:themeTint="90"/>
        <w:bottom w:val="single" w:sz="4" w:space="0" w:color="DB9B9A" w:themeColor="accent2" w:themeTint="90"/>
        <w:right w:val="single" w:sz="4" w:space="0" w:color="DB9B9A" w:themeColor="accent2" w:themeTint="90"/>
        <w:insideH w:val="single" w:sz="4" w:space="0" w:color="DB9B9A" w:themeColor="accent2" w:themeTint="90"/>
        <w:insideV w:val="single" w:sz="4" w:space="0" w:color="DB9B9A" w:themeColor="accent2" w:themeTint="90"/>
      </w:tblBorders>
      <w:tblCellMar>
        <w:top w:w="0" w:type="dxa"/>
        <w:left w:w="0" w:type="dxa"/>
        <w:bottom w:w="0" w:type="dxa"/>
        <w:right w:w="0" w:type="dxa"/>
      </w:tblCellMar>
    </w:tblPr>
    <w:tblStylePr w:type="firstRow">
      <w:rPr>
        <w:rFonts w:ascii="Liberation Sans" w:hAnsi="Liberation Sans"/>
        <w:b/>
        <w:color w:val="FFFFFF"/>
        <w:sz w:val="22"/>
      </w:rPr>
      <w:tblPr/>
      <w:tcPr>
        <w:tcBorders>
          <w:top w:val="single" w:sz="4" w:space="0" w:color="D99695" w:themeColor="accent2" w:themeTint="97"/>
          <w:left w:val="single" w:sz="4" w:space="0" w:color="D99695" w:themeColor="accent2" w:themeTint="97"/>
          <w:bottom w:val="single" w:sz="4" w:space="0" w:color="D99695" w:themeColor="accent2" w:themeTint="97"/>
          <w:right w:val="single" w:sz="4" w:space="0" w:color="D99695" w:themeColor="accent2" w:themeTint="97"/>
        </w:tcBorders>
        <w:shd w:val="clear" w:color="D99695" w:themeColor="accent2" w:themeTint="97" w:fill="D99695" w:themeFill="accent2" w:themeFillTint="97"/>
      </w:tcPr>
    </w:tblStylePr>
    <w:tblStylePr w:type="lastRow">
      <w:rPr>
        <w:b/>
        <w:color w:val="404040"/>
      </w:rPr>
      <w:tblPr/>
      <w:tcPr>
        <w:tcBorders>
          <w:top w:val="single" w:sz="4" w:space="0" w:color="D99695" w:themeColor="accent2" w:themeTint="97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Liberation Sans" w:hAnsi="Liberation Sans"/>
        <w:color w:val="404040"/>
        <w:sz w:val="22"/>
      </w:rPr>
      <w:tblPr/>
      <w:tcPr>
        <w:shd w:val="clear" w:color="F2DCDC" w:themeColor="accent2" w:themeTint="32" w:fill="F2DCDC" w:themeFill="accent2" w:themeFillTint="32"/>
      </w:tcPr>
    </w:tblStylePr>
    <w:tblStylePr w:type="band1Horz">
      <w:rPr>
        <w:rFonts w:ascii="Liberation Sans" w:hAnsi="Liberation Sans"/>
        <w:color w:val="404040"/>
        <w:sz w:val="22"/>
      </w:rPr>
      <w:tblPr/>
      <w:tcPr>
        <w:shd w:val="clear" w:color="F2DCDC" w:themeColor="accent2" w:themeTint="32" w:fill="F2DCDC" w:themeFill="accent2" w:themeFillTint="32"/>
      </w:tcPr>
    </w:tblStylePr>
  </w:style>
  <w:style w:type="table" w:customStyle="1" w:styleId="GridTable4-Accent3">
    <w:name w:val="Grid Table 4 - Accent 3"/>
    <w:uiPriority w:val="59"/>
    <w:tblPr>
      <w:tblStyleRowBandSize w:val="1"/>
      <w:tblStyleColBandSize w:val="1"/>
      <w:tblInd w:w="0" w:type="dxa"/>
      <w:tblBorders>
        <w:top w:val="single" w:sz="4" w:space="0" w:color="C6D8A1" w:themeColor="accent3" w:themeTint="90"/>
        <w:left w:val="single" w:sz="4" w:space="0" w:color="C6D8A1" w:themeColor="accent3" w:themeTint="90"/>
        <w:bottom w:val="single" w:sz="4" w:space="0" w:color="C6D8A1" w:themeColor="accent3" w:themeTint="90"/>
        <w:right w:val="single" w:sz="4" w:space="0" w:color="C6D8A1" w:themeColor="accent3" w:themeTint="90"/>
        <w:insideH w:val="single" w:sz="4" w:space="0" w:color="C6D8A1" w:themeColor="accent3" w:themeTint="90"/>
        <w:insideV w:val="single" w:sz="4" w:space="0" w:color="C6D8A1" w:themeColor="accent3" w:themeTint="90"/>
      </w:tblBorders>
      <w:tblCellMar>
        <w:top w:w="0" w:type="dxa"/>
        <w:left w:w="0" w:type="dxa"/>
        <w:bottom w:w="0" w:type="dxa"/>
        <w:right w:w="0" w:type="dxa"/>
      </w:tblCellMar>
    </w:tblPr>
    <w:tblStylePr w:type="firstRow">
      <w:rPr>
        <w:rFonts w:ascii="Liberation Sans" w:hAnsi="Liberation Sans"/>
        <w:b/>
        <w:color w:val="FFFFFF"/>
        <w:sz w:val="22"/>
      </w:rPr>
      <w:tblPr/>
      <w:tcPr>
        <w:tcBorders>
          <w:top w:val="single" w:sz="4" w:space="0" w:color="9ABB59" w:themeColor="accent3" w:themeTint="FE"/>
          <w:left w:val="single" w:sz="4" w:space="0" w:color="9ABB59" w:themeColor="accent3" w:themeTint="FE"/>
          <w:bottom w:val="single" w:sz="4" w:space="0" w:color="9ABB59" w:themeColor="accent3" w:themeTint="FE"/>
          <w:right w:val="single" w:sz="4" w:space="0" w:color="9ABB59" w:themeColor="accent3" w:themeTint="FE"/>
        </w:tcBorders>
        <w:shd w:val="clear" w:color="9ABB59" w:themeColor="accent3" w:themeTint="FE" w:fill="9ABB59" w:themeFill="accent3" w:themeFillTint="FE"/>
      </w:tcPr>
    </w:tblStylePr>
    <w:tblStylePr w:type="lastRow">
      <w:rPr>
        <w:b/>
        <w:color w:val="404040"/>
      </w:rPr>
      <w:tblPr/>
      <w:tcPr>
        <w:tcBorders>
          <w:top w:val="single" w:sz="4" w:space="0" w:color="9ABB59" w:themeColor="accent3" w:themeTint="FE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Liberation Sans" w:hAnsi="Liberation Sans"/>
        <w:color w:val="404040"/>
        <w:sz w:val="22"/>
      </w:rPr>
      <w:tblPr/>
      <w:tcPr>
        <w:shd w:val="clear" w:color="EAF1DC" w:themeColor="accent3" w:themeTint="34" w:fill="EAF1DC" w:themeFill="accent3" w:themeFillTint="34"/>
      </w:tcPr>
    </w:tblStylePr>
    <w:tblStylePr w:type="band1Horz">
      <w:rPr>
        <w:rFonts w:ascii="Liberation Sans" w:hAnsi="Liberation Sans"/>
        <w:color w:val="404040"/>
        <w:sz w:val="22"/>
      </w:rPr>
      <w:tblPr/>
      <w:tcPr>
        <w:shd w:val="clear" w:color="EAF1DC" w:themeColor="accent3" w:themeTint="34" w:fill="EAF1DC" w:themeFill="accent3" w:themeFillTint="34"/>
      </w:tcPr>
    </w:tblStylePr>
  </w:style>
  <w:style w:type="table" w:customStyle="1" w:styleId="GridTable4-Accent4">
    <w:name w:val="Grid Table 4 - Accent 4"/>
    <w:uiPriority w:val="59"/>
    <w:tblPr>
      <w:tblStyleRowBandSize w:val="1"/>
      <w:tblStyleColBandSize w:val="1"/>
      <w:tblInd w:w="0" w:type="dxa"/>
      <w:tblBorders>
        <w:top w:val="single" w:sz="4" w:space="0" w:color="B7A7CA" w:themeColor="accent4" w:themeTint="90"/>
        <w:left w:val="single" w:sz="4" w:space="0" w:color="B7A7CA" w:themeColor="accent4" w:themeTint="90"/>
        <w:bottom w:val="single" w:sz="4" w:space="0" w:color="B7A7CA" w:themeColor="accent4" w:themeTint="90"/>
        <w:right w:val="single" w:sz="4" w:space="0" w:color="B7A7CA" w:themeColor="accent4" w:themeTint="90"/>
        <w:insideH w:val="single" w:sz="4" w:space="0" w:color="B7A7CA" w:themeColor="accent4" w:themeTint="90"/>
        <w:insideV w:val="single" w:sz="4" w:space="0" w:color="B7A7CA" w:themeColor="accent4" w:themeTint="90"/>
      </w:tblBorders>
      <w:tblCellMar>
        <w:top w:w="0" w:type="dxa"/>
        <w:left w:w="0" w:type="dxa"/>
        <w:bottom w:w="0" w:type="dxa"/>
        <w:right w:w="0" w:type="dxa"/>
      </w:tblCellMar>
    </w:tblPr>
    <w:tblStylePr w:type="firstRow">
      <w:rPr>
        <w:rFonts w:ascii="Liberation Sans" w:hAnsi="Liberation Sans"/>
        <w:b/>
        <w:color w:val="FFFFFF"/>
        <w:sz w:val="22"/>
      </w:rPr>
      <w:tblPr/>
      <w:tcPr>
        <w:tcBorders>
          <w:top w:val="single" w:sz="4" w:space="0" w:color="B2A1C6" w:themeColor="accent4" w:themeTint="9A"/>
          <w:left w:val="single" w:sz="4" w:space="0" w:color="B2A1C6" w:themeColor="accent4" w:themeTint="9A"/>
          <w:bottom w:val="single" w:sz="4" w:space="0" w:color="B2A1C6" w:themeColor="accent4" w:themeTint="9A"/>
          <w:right w:val="single" w:sz="4" w:space="0" w:color="B2A1C6" w:themeColor="accent4" w:themeTint="9A"/>
        </w:tcBorders>
        <w:shd w:val="clear" w:color="B2A1C6" w:themeColor="accent4" w:themeTint="9A" w:fill="B2A1C6" w:themeFill="accent4" w:themeFillTint="9A"/>
      </w:tcPr>
    </w:tblStylePr>
    <w:tblStylePr w:type="lastRow">
      <w:rPr>
        <w:b/>
        <w:color w:val="404040"/>
      </w:rPr>
      <w:tblPr/>
      <w:tcPr>
        <w:tcBorders>
          <w:top w:val="single" w:sz="4" w:space="0" w:color="B2A1C6" w:themeColor="accent4" w:themeTint="9A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Liberation Sans" w:hAnsi="Liberation Sans"/>
        <w:color w:val="404040"/>
        <w:sz w:val="22"/>
      </w:rPr>
      <w:tblPr/>
      <w:tcPr>
        <w:shd w:val="clear" w:color="E5DFEC" w:themeColor="accent4" w:themeTint="34" w:fill="E5DFEC" w:themeFill="accent4" w:themeFillTint="34"/>
      </w:tcPr>
    </w:tblStylePr>
    <w:tblStylePr w:type="band1Horz">
      <w:rPr>
        <w:rFonts w:ascii="Liberation Sans" w:hAnsi="Liberation Sans"/>
        <w:color w:val="404040"/>
        <w:sz w:val="22"/>
      </w:rPr>
      <w:tblPr/>
      <w:tcPr>
        <w:shd w:val="clear" w:color="E5DFEC" w:themeColor="accent4" w:themeTint="34" w:fill="E5DFEC" w:themeFill="accent4" w:themeFillTint="34"/>
      </w:tcPr>
    </w:tblStylePr>
  </w:style>
  <w:style w:type="table" w:customStyle="1" w:styleId="GridTable4-Accent5">
    <w:name w:val="Grid Table 4 - Accent 5"/>
    <w:uiPriority w:val="59"/>
    <w:tblPr>
      <w:tblStyleRowBandSize w:val="1"/>
      <w:tblStyleColBandSize w:val="1"/>
      <w:tblInd w:w="0" w:type="dxa"/>
      <w:tblBorders>
        <w:top w:val="single" w:sz="4" w:space="0" w:color="99D0DE" w:themeColor="accent5" w:themeTint="90"/>
        <w:left w:val="single" w:sz="4" w:space="0" w:color="99D0DE" w:themeColor="accent5" w:themeTint="90"/>
        <w:bottom w:val="single" w:sz="4" w:space="0" w:color="99D0DE" w:themeColor="accent5" w:themeTint="90"/>
        <w:right w:val="single" w:sz="4" w:space="0" w:color="99D0DE" w:themeColor="accent5" w:themeTint="90"/>
        <w:insideH w:val="single" w:sz="4" w:space="0" w:color="99D0DE" w:themeColor="accent5" w:themeTint="90"/>
        <w:insideV w:val="single" w:sz="4" w:space="0" w:color="99D0DE" w:themeColor="accent5" w:themeTint="90"/>
      </w:tblBorders>
      <w:tblCellMar>
        <w:top w:w="0" w:type="dxa"/>
        <w:left w:w="0" w:type="dxa"/>
        <w:bottom w:w="0" w:type="dxa"/>
        <w:right w:w="0" w:type="dxa"/>
      </w:tblCellMar>
    </w:tblPr>
    <w:tblStylePr w:type="firstRow">
      <w:rPr>
        <w:rFonts w:ascii="Liberation Sans" w:hAnsi="Liberation Sans"/>
        <w:b/>
        <w:color w:val="FFFFFF"/>
        <w:sz w:val="22"/>
      </w:rPr>
      <w:tblPr/>
      <w:tcPr>
        <w:tcBorders>
          <w:top w:val="single" w:sz="4" w:space="0" w:color="4BACC6" w:themeColor="accent5"/>
          <w:left w:val="single" w:sz="4" w:space="0" w:color="4BACC6" w:themeColor="accent5"/>
          <w:bottom w:val="single" w:sz="4" w:space="0" w:color="4BACC6" w:themeColor="accent5"/>
          <w:right w:val="single" w:sz="4" w:space="0" w:color="4BACC6" w:themeColor="accent5"/>
        </w:tcBorders>
        <w:shd w:val="clear" w:color="4BACC6" w:themeColor="accent5" w:fill="4BACC6" w:themeFill="accent5"/>
      </w:tcPr>
    </w:tblStylePr>
    <w:tblStylePr w:type="lastRow">
      <w:rPr>
        <w:b/>
        <w:color w:val="404040"/>
      </w:rPr>
      <w:tblPr/>
      <w:tcPr>
        <w:tcBorders>
          <w:top w:val="single" w:sz="4" w:space="0" w:color="4BACC6" w:themeColor="accent5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Liberation Sans" w:hAnsi="Liberation Sans"/>
        <w:color w:val="404040"/>
        <w:sz w:val="22"/>
      </w:rPr>
      <w:tblPr/>
      <w:tcPr>
        <w:shd w:val="clear" w:color="DAEEF3" w:themeColor="accent5" w:themeTint="34" w:fill="DAEEF3" w:themeFill="accent5" w:themeFillTint="34"/>
      </w:tcPr>
    </w:tblStylePr>
    <w:tblStylePr w:type="band1Horz">
      <w:rPr>
        <w:rFonts w:ascii="Liberation Sans" w:hAnsi="Liberation Sans"/>
        <w:color w:val="404040"/>
        <w:sz w:val="22"/>
      </w:rPr>
      <w:tblPr/>
      <w:tcPr>
        <w:shd w:val="clear" w:color="DAEEF3" w:themeColor="accent5" w:themeTint="34" w:fill="DAEEF3" w:themeFill="accent5" w:themeFillTint="34"/>
      </w:tcPr>
    </w:tblStylePr>
  </w:style>
  <w:style w:type="table" w:customStyle="1" w:styleId="GridTable4-Accent6">
    <w:name w:val="Grid Table 4 - Accent 6"/>
    <w:uiPriority w:val="59"/>
    <w:tblPr>
      <w:tblStyleRowBandSize w:val="1"/>
      <w:tblStyleColBandSize w:val="1"/>
      <w:tblInd w:w="0" w:type="dxa"/>
      <w:tblBorders>
        <w:top w:val="single" w:sz="4" w:space="0" w:color="FAC396" w:themeColor="accent6" w:themeTint="90"/>
        <w:left w:val="single" w:sz="4" w:space="0" w:color="FAC396" w:themeColor="accent6" w:themeTint="90"/>
        <w:bottom w:val="single" w:sz="4" w:space="0" w:color="FAC396" w:themeColor="accent6" w:themeTint="90"/>
        <w:right w:val="single" w:sz="4" w:space="0" w:color="FAC396" w:themeColor="accent6" w:themeTint="90"/>
        <w:insideH w:val="single" w:sz="4" w:space="0" w:color="FAC396" w:themeColor="accent6" w:themeTint="90"/>
        <w:insideV w:val="single" w:sz="4" w:space="0" w:color="FAC396" w:themeColor="accent6" w:themeTint="90"/>
      </w:tblBorders>
      <w:tblCellMar>
        <w:top w:w="0" w:type="dxa"/>
        <w:left w:w="0" w:type="dxa"/>
        <w:bottom w:w="0" w:type="dxa"/>
        <w:right w:w="0" w:type="dxa"/>
      </w:tblCellMar>
    </w:tblPr>
    <w:tblStylePr w:type="firstRow">
      <w:rPr>
        <w:rFonts w:ascii="Liberation Sans" w:hAnsi="Liberation Sans"/>
        <w:b/>
        <w:color w:val="FFFFFF"/>
        <w:sz w:val="22"/>
      </w:rPr>
      <w:tblPr/>
      <w:tcPr>
        <w:tcBorders>
          <w:top w:val="single" w:sz="4" w:space="0" w:color="F79646" w:themeColor="accent6"/>
          <w:left w:val="single" w:sz="4" w:space="0" w:color="F79646" w:themeColor="accent6"/>
          <w:bottom w:val="single" w:sz="4" w:space="0" w:color="F79646" w:themeColor="accent6"/>
          <w:right w:val="single" w:sz="4" w:space="0" w:color="F79646" w:themeColor="accent6"/>
        </w:tcBorders>
        <w:shd w:val="clear" w:color="F79646" w:themeColor="accent6" w:fill="F79646" w:themeFill="accent6"/>
      </w:tcPr>
    </w:tblStylePr>
    <w:tblStylePr w:type="lastRow">
      <w:rPr>
        <w:b/>
        <w:color w:val="404040"/>
      </w:rPr>
      <w:tblPr/>
      <w:tcPr>
        <w:tcBorders>
          <w:top w:val="single" w:sz="4" w:space="0" w:color="F79646" w:themeColor="accent6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Liberation Sans" w:hAnsi="Liberation Sans"/>
        <w:color w:val="404040"/>
        <w:sz w:val="22"/>
      </w:rPr>
      <w:tblPr/>
      <w:tcPr>
        <w:shd w:val="clear" w:color="FDE9D8" w:themeColor="accent6" w:themeTint="34" w:fill="FDE9D8" w:themeFill="accent6" w:themeFillTint="34"/>
      </w:tcPr>
    </w:tblStylePr>
    <w:tblStylePr w:type="band1Horz">
      <w:rPr>
        <w:rFonts w:ascii="Liberation Sans" w:hAnsi="Liberation Sans"/>
        <w:color w:val="404040"/>
        <w:sz w:val="22"/>
      </w:rPr>
      <w:tblPr/>
      <w:tcPr>
        <w:shd w:val="clear" w:color="FDE9D8" w:themeColor="accent6" w:themeTint="34" w:fill="FDE9D8" w:themeFill="accent6" w:themeFillTint="34"/>
      </w:tcPr>
    </w:tblStylePr>
  </w:style>
  <w:style w:type="table" w:styleId="-5">
    <w:name w:val="Grid Table 5 Dark"/>
    <w:uiPriority w:val="99"/>
    <w:tblPr>
      <w:tblStyleRowBandSize w:val="1"/>
      <w:tblStyleColBandSize w:val="1"/>
      <w:tblInd w:w="0" w:type="dxa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BFBFBF" w:themeColor="text1" w:themeTint="40" w:fill="BFBFBF" w:themeFill="text1" w:themeFillTint="40"/>
      <w:tblCellMar>
        <w:top w:w="0" w:type="dxa"/>
        <w:left w:w="0" w:type="dxa"/>
        <w:bottom w:w="0" w:type="dxa"/>
        <w:right w:w="0" w:type="dxa"/>
      </w:tblCellMar>
    </w:tblPr>
    <w:tblStylePr w:type="firstRow">
      <w:rPr>
        <w:rFonts w:ascii="Liberation Sans" w:hAnsi="Liberation Sans"/>
        <w:b/>
        <w:color w:val="FFFFFF"/>
        <w:sz w:val="22"/>
      </w:rPr>
      <w:tblPr/>
      <w:tcPr>
        <w:shd w:val="clear" w:color="000000" w:themeColor="text1" w:fill="000000" w:themeFill="text1"/>
      </w:tcPr>
    </w:tblStylePr>
    <w:tblStylePr w:type="lastRow">
      <w:rPr>
        <w:rFonts w:ascii="Liberation Sans" w:hAnsi="Liberation Sans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000000" w:themeColor="text1" w:fill="000000" w:themeFill="text1"/>
      </w:tcPr>
    </w:tblStylePr>
    <w:tblStylePr w:type="firstCol">
      <w:rPr>
        <w:rFonts w:ascii="Liberation Sans" w:hAnsi="Liberation Sans"/>
        <w:b/>
        <w:color w:val="FFFFFF"/>
        <w:sz w:val="22"/>
      </w:rPr>
      <w:tblPr/>
      <w:tcPr>
        <w:shd w:val="clear" w:color="000000" w:themeColor="text1" w:fill="000000" w:themeFill="text1"/>
      </w:tcPr>
    </w:tblStylePr>
    <w:tblStylePr w:type="lastCol">
      <w:rPr>
        <w:rFonts w:ascii="Liberation Sans" w:hAnsi="Liberation Sans"/>
        <w:b/>
        <w:color w:val="FFFFFF"/>
        <w:sz w:val="22"/>
      </w:rPr>
      <w:tblPr/>
      <w:tcPr>
        <w:shd w:val="clear" w:color="000000" w:themeColor="text1" w:fill="000000" w:themeFill="text1"/>
      </w:tcPr>
    </w:tblStylePr>
    <w:tblStylePr w:type="band1Vert">
      <w:tblPr/>
      <w:tcPr>
        <w:shd w:val="clear" w:color="8A8A8A" w:themeColor="text1" w:themeTint="75" w:fill="8A8A8A" w:themeFill="text1" w:themeFillTint="75"/>
      </w:tcPr>
    </w:tblStylePr>
    <w:tblStylePr w:type="band1Horz">
      <w:tblPr/>
      <w:tcPr>
        <w:shd w:val="clear" w:color="8A8A8A" w:themeColor="text1" w:themeTint="75" w:fill="8A8A8A" w:themeFill="text1" w:themeFillTint="75"/>
      </w:tcPr>
    </w:tblStylePr>
  </w:style>
  <w:style w:type="table" w:customStyle="1" w:styleId="GridTable5Dark-Accent1">
    <w:name w:val="Grid Table 5 Dark- Accent 1"/>
    <w:uiPriority w:val="99"/>
    <w:tblPr>
      <w:tblStyleRowBandSize w:val="1"/>
      <w:tblStyleColBandSize w:val="1"/>
      <w:tblInd w:w="0" w:type="dxa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DAE5F1" w:themeColor="accent1" w:themeTint="34" w:fill="DAE5F1" w:themeFill="accent1" w:themeFillTint="34"/>
      <w:tblCellMar>
        <w:top w:w="0" w:type="dxa"/>
        <w:left w:w="0" w:type="dxa"/>
        <w:bottom w:w="0" w:type="dxa"/>
        <w:right w:w="0" w:type="dxa"/>
      </w:tblCellMar>
    </w:tblPr>
    <w:tblStylePr w:type="firstRow">
      <w:rPr>
        <w:rFonts w:ascii="Liberation Sans" w:hAnsi="Liberation Sans"/>
        <w:b/>
        <w:color w:val="FFFFFF"/>
        <w:sz w:val="22"/>
      </w:rPr>
      <w:tblPr/>
      <w:tcPr>
        <w:shd w:val="clear" w:color="4F81BD" w:themeColor="accent1" w:fill="4F81BD" w:themeFill="accent1"/>
      </w:tcPr>
    </w:tblStylePr>
    <w:tblStylePr w:type="lastRow">
      <w:rPr>
        <w:rFonts w:ascii="Liberation Sans" w:hAnsi="Liberation Sans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4F81BD" w:themeColor="accent1" w:fill="4F81BD" w:themeFill="accent1"/>
      </w:tcPr>
    </w:tblStylePr>
    <w:tblStylePr w:type="firstCol">
      <w:rPr>
        <w:rFonts w:ascii="Liberation Sans" w:hAnsi="Liberation Sans"/>
        <w:b/>
        <w:color w:val="FFFFFF"/>
        <w:sz w:val="22"/>
      </w:rPr>
      <w:tblPr/>
      <w:tcPr>
        <w:shd w:val="clear" w:color="4F81BD" w:themeColor="accent1" w:fill="4F81BD" w:themeFill="accent1"/>
      </w:tcPr>
    </w:tblStylePr>
    <w:tblStylePr w:type="lastCol">
      <w:rPr>
        <w:rFonts w:ascii="Liberation Sans" w:hAnsi="Liberation Sans"/>
        <w:b/>
        <w:color w:val="FFFFFF"/>
        <w:sz w:val="22"/>
      </w:rPr>
      <w:tblPr/>
      <w:tcPr>
        <w:shd w:val="clear" w:color="4F81BD" w:themeColor="accent1" w:fill="4F81BD" w:themeFill="accent1"/>
      </w:tcPr>
    </w:tblStylePr>
    <w:tblStylePr w:type="band1Vert">
      <w:tblPr/>
      <w:tcPr>
        <w:shd w:val="clear" w:color="AEC4E0" w:themeColor="accent1" w:themeTint="75" w:fill="AEC4E0" w:themeFill="accent1" w:themeFillTint="75"/>
      </w:tcPr>
    </w:tblStylePr>
    <w:tblStylePr w:type="band1Horz">
      <w:tblPr/>
      <w:tcPr>
        <w:shd w:val="clear" w:color="AEC4E0" w:themeColor="accent1" w:themeTint="75" w:fill="AEC4E0" w:themeFill="accent1" w:themeFillTint="75"/>
      </w:tcPr>
    </w:tblStylePr>
  </w:style>
  <w:style w:type="table" w:customStyle="1" w:styleId="GridTable5Dark-Accent2">
    <w:name w:val="Grid Table 5 Dark - Accent 2"/>
    <w:uiPriority w:val="99"/>
    <w:tblPr>
      <w:tblStyleRowBandSize w:val="1"/>
      <w:tblStyleColBandSize w:val="1"/>
      <w:tblInd w:w="0" w:type="dxa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F2DCDC" w:themeColor="accent2" w:themeTint="32" w:fill="F2DCDC" w:themeFill="accent2" w:themeFillTint="32"/>
      <w:tblCellMar>
        <w:top w:w="0" w:type="dxa"/>
        <w:left w:w="0" w:type="dxa"/>
        <w:bottom w:w="0" w:type="dxa"/>
        <w:right w:w="0" w:type="dxa"/>
      </w:tblCellMar>
    </w:tblPr>
    <w:tblStylePr w:type="firstRow">
      <w:rPr>
        <w:rFonts w:ascii="Liberation Sans" w:hAnsi="Liberation Sans"/>
        <w:b/>
        <w:color w:val="FFFFFF"/>
        <w:sz w:val="22"/>
      </w:rPr>
      <w:tblPr/>
      <w:tcPr>
        <w:shd w:val="clear" w:color="C0504D" w:themeColor="accent2" w:fill="C0504D" w:themeFill="accent2"/>
      </w:tcPr>
    </w:tblStylePr>
    <w:tblStylePr w:type="lastRow">
      <w:rPr>
        <w:rFonts w:ascii="Liberation Sans" w:hAnsi="Liberation Sans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C0504D" w:themeColor="accent2" w:fill="C0504D" w:themeFill="accent2"/>
      </w:tcPr>
    </w:tblStylePr>
    <w:tblStylePr w:type="firstCol">
      <w:rPr>
        <w:rFonts w:ascii="Liberation Sans" w:hAnsi="Liberation Sans"/>
        <w:b/>
        <w:color w:val="FFFFFF"/>
        <w:sz w:val="22"/>
      </w:rPr>
      <w:tblPr/>
      <w:tcPr>
        <w:shd w:val="clear" w:color="C0504D" w:themeColor="accent2" w:fill="C0504D" w:themeFill="accent2"/>
      </w:tcPr>
    </w:tblStylePr>
    <w:tblStylePr w:type="lastCol">
      <w:rPr>
        <w:rFonts w:ascii="Liberation Sans" w:hAnsi="Liberation Sans"/>
        <w:b/>
        <w:color w:val="FFFFFF"/>
        <w:sz w:val="22"/>
      </w:rPr>
      <w:tblPr/>
      <w:tcPr>
        <w:shd w:val="clear" w:color="C0504D" w:themeColor="accent2" w:fill="C0504D" w:themeFill="accent2"/>
      </w:tcPr>
    </w:tblStylePr>
    <w:tblStylePr w:type="band1Vert">
      <w:tblPr/>
      <w:tcPr>
        <w:shd w:val="clear" w:color="E2AEAD" w:themeColor="accent2" w:themeTint="75" w:fill="E2AEAD" w:themeFill="accent2" w:themeFillTint="75"/>
      </w:tcPr>
    </w:tblStylePr>
    <w:tblStylePr w:type="band1Horz">
      <w:tblPr/>
      <w:tcPr>
        <w:shd w:val="clear" w:color="E2AEAD" w:themeColor="accent2" w:themeTint="75" w:fill="E2AEAD" w:themeFill="accent2" w:themeFillTint="75"/>
      </w:tcPr>
    </w:tblStylePr>
  </w:style>
  <w:style w:type="table" w:customStyle="1" w:styleId="GridTable5Dark-Accent3">
    <w:name w:val="Grid Table 5 Dark - Accent 3"/>
    <w:uiPriority w:val="99"/>
    <w:tblPr>
      <w:tblStyleRowBandSize w:val="1"/>
      <w:tblStyleColBandSize w:val="1"/>
      <w:tblInd w:w="0" w:type="dxa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EAF1DC" w:themeColor="accent3" w:themeTint="34" w:fill="EAF1DC" w:themeFill="accent3" w:themeFillTint="34"/>
      <w:tblCellMar>
        <w:top w:w="0" w:type="dxa"/>
        <w:left w:w="0" w:type="dxa"/>
        <w:bottom w:w="0" w:type="dxa"/>
        <w:right w:w="0" w:type="dxa"/>
      </w:tblCellMar>
    </w:tblPr>
    <w:tblStylePr w:type="firstRow">
      <w:rPr>
        <w:rFonts w:ascii="Liberation Sans" w:hAnsi="Liberation Sans"/>
        <w:b/>
        <w:color w:val="FFFFFF"/>
        <w:sz w:val="22"/>
      </w:rPr>
      <w:tblPr/>
      <w:tcPr>
        <w:shd w:val="clear" w:color="9BBB59" w:themeColor="accent3" w:fill="9BBB59" w:themeFill="accent3"/>
      </w:tcPr>
    </w:tblStylePr>
    <w:tblStylePr w:type="lastRow">
      <w:rPr>
        <w:rFonts w:ascii="Liberation Sans" w:hAnsi="Liberation Sans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9BBB59" w:themeColor="accent3" w:fill="9BBB59" w:themeFill="accent3"/>
      </w:tcPr>
    </w:tblStylePr>
    <w:tblStylePr w:type="firstCol">
      <w:rPr>
        <w:rFonts w:ascii="Liberation Sans" w:hAnsi="Liberation Sans"/>
        <w:b/>
        <w:color w:val="FFFFFF"/>
        <w:sz w:val="22"/>
      </w:rPr>
      <w:tblPr/>
      <w:tcPr>
        <w:shd w:val="clear" w:color="9BBB59" w:themeColor="accent3" w:fill="9BBB59" w:themeFill="accent3"/>
      </w:tcPr>
    </w:tblStylePr>
    <w:tblStylePr w:type="lastCol">
      <w:rPr>
        <w:rFonts w:ascii="Liberation Sans" w:hAnsi="Liberation Sans"/>
        <w:b/>
        <w:color w:val="FFFFFF"/>
        <w:sz w:val="22"/>
      </w:rPr>
      <w:tblPr/>
      <w:tcPr>
        <w:shd w:val="clear" w:color="9BBB59" w:themeColor="accent3" w:fill="9BBB59" w:themeFill="accent3"/>
      </w:tcPr>
    </w:tblStylePr>
    <w:tblStylePr w:type="band1Vert">
      <w:tblPr/>
      <w:tcPr>
        <w:shd w:val="clear" w:color="D0DFB2" w:themeColor="accent3" w:themeTint="75" w:fill="D0DFB2" w:themeFill="accent3" w:themeFillTint="75"/>
      </w:tcPr>
    </w:tblStylePr>
    <w:tblStylePr w:type="band1Horz">
      <w:tblPr/>
      <w:tcPr>
        <w:shd w:val="clear" w:color="D0DFB2" w:themeColor="accent3" w:themeTint="75" w:fill="D0DFB2" w:themeFill="accent3" w:themeFillTint="75"/>
      </w:tcPr>
    </w:tblStylePr>
  </w:style>
  <w:style w:type="table" w:customStyle="1" w:styleId="GridTable5Dark-Accent4">
    <w:name w:val="Grid Table 5 Dark- Accent 4"/>
    <w:uiPriority w:val="99"/>
    <w:tblPr>
      <w:tblStyleRowBandSize w:val="1"/>
      <w:tblStyleColBandSize w:val="1"/>
      <w:tblInd w:w="0" w:type="dxa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E5DFEC" w:themeColor="accent4" w:themeTint="34" w:fill="E5DFEC" w:themeFill="accent4" w:themeFillTint="34"/>
      <w:tblCellMar>
        <w:top w:w="0" w:type="dxa"/>
        <w:left w:w="0" w:type="dxa"/>
        <w:bottom w:w="0" w:type="dxa"/>
        <w:right w:w="0" w:type="dxa"/>
      </w:tblCellMar>
    </w:tblPr>
    <w:tblStylePr w:type="firstRow">
      <w:rPr>
        <w:rFonts w:ascii="Liberation Sans" w:hAnsi="Liberation Sans"/>
        <w:b/>
        <w:color w:val="FFFFFF"/>
        <w:sz w:val="22"/>
      </w:rPr>
      <w:tblPr/>
      <w:tcPr>
        <w:shd w:val="clear" w:color="8064A2" w:themeColor="accent4" w:fill="8064A2" w:themeFill="accent4"/>
      </w:tcPr>
    </w:tblStylePr>
    <w:tblStylePr w:type="lastRow">
      <w:rPr>
        <w:rFonts w:ascii="Liberation Sans" w:hAnsi="Liberation Sans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8064A2" w:themeColor="accent4" w:fill="8064A2" w:themeFill="accent4"/>
      </w:tcPr>
    </w:tblStylePr>
    <w:tblStylePr w:type="firstCol">
      <w:rPr>
        <w:rFonts w:ascii="Liberation Sans" w:hAnsi="Liberation Sans"/>
        <w:b/>
        <w:color w:val="FFFFFF"/>
        <w:sz w:val="22"/>
      </w:rPr>
      <w:tblPr/>
      <w:tcPr>
        <w:shd w:val="clear" w:color="8064A2" w:themeColor="accent4" w:fill="8064A2" w:themeFill="accent4"/>
      </w:tcPr>
    </w:tblStylePr>
    <w:tblStylePr w:type="lastCol">
      <w:rPr>
        <w:rFonts w:ascii="Liberation Sans" w:hAnsi="Liberation Sans"/>
        <w:b/>
        <w:color w:val="FFFFFF"/>
        <w:sz w:val="22"/>
      </w:rPr>
      <w:tblPr/>
      <w:tcPr>
        <w:shd w:val="clear" w:color="8064A2" w:themeColor="accent4" w:fill="8064A2" w:themeFill="accent4"/>
      </w:tcPr>
    </w:tblStylePr>
    <w:tblStylePr w:type="band1Vert">
      <w:tblPr/>
      <w:tcPr>
        <w:shd w:val="clear" w:color="C4B7D4" w:themeColor="accent4" w:themeTint="75" w:fill="C4B7D4" w:themeFill="accent4" w:themeFillTint="75"/>
      </w:tcPr>
    </w:tblStylePr>
    <w:tblStylePr w:type="band1Horz">
      <w:tblPr/>
      <w:tcPr>
        <w:shd w:val="clear" w:color="C4B7D4" w:themeColor="accent4" w:themeTint="75" w:fill="C4B7D4" w:themeFill="accent4" w:themeFillTint="75"/>
      </w:tcPr>
    </w:tblStylePr>
  </w:style>
  <w:style w:type="table" w:customStyle="1" w:styleId="GridTable5Dark-Accent5">
    <w:name w:val="Grid Table 5 Dark - Accent 5"/>
    <w:uiPriority w:val="99"/>
    <w:tblPr>
      <w:tblStyleRowBandSize w:val="1"/>
      <w:tblStyleColBandSize w:val="1"/>
      <w:tblInd w:w="0" w:type="dxa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DAEEF3" w:themeColor="accent5" w:themeTint="34" w:fill="DAEEF3" w:themeFill="accent5" w:themeFillTint="34"/>
      <w:tblCellMar>
        <w:top w:w="0" w:type="dxa"/>
        <w:left w:w="0" w:type="dxa"/>
        <w:bottom w:w="0" w:type="dxa"/>
        <w:right w:w="0" w:type="dxa"/>
      </w:tblCellMar>
    </w:tblPr>
    <w:tblStylePr w:type="firstRow">
      <w:rPr>
        <w:rFonts w:ascii="Liberation Sans" w:hAnsi="Liberation Sans"/>
        <w:b/>
        <w:color w:val="FFFFFF"/>
        <w:sz w:val="22"/>
      </w:rPr>
      <w:tblPr/>
      <w:tcPr>
        <w:shd w:val="clear" w:color="4BACC6" w:themeColor="accent5" w:fill="4BACC6" w:themeFill="accent5"/>
      </w:tcPr>
    </w:tblStylePr>
    <w:tblStylePr w:type="lastRow">
      <w:rPr>
        <w:rFonts w:ascii="Liberation Sans" w:hAnsi="Liberation Sans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4BACC6" w:themeColor="accent5" w:fill="4BACC6" w:themeFill="accent5"/>
      </w:tcPr>
    </w:tblStylePr>
    <w:tblStylePr w:type="firstCol">
      <w:rPr>
        <w:rFonts w:ascii="Liberation Sans" w:hAnsi="Liberation Sans"/>
        <w:b/>
        <w:color w:val="FFFFFF"/>
        <w:sz w:val="22"/>
      </w:rPr>
      <w:tblPr/>
      <w:tcPr>
        <w:shd w:val="clear" w:color="4BACC6" w:themeColor="accent5" w:fill="4BACC6" w:themeFill="accent5"/>
      </w:tcPr>
    </w:tblStylePr>
    <w:tblStylePr w:type="lastCol">
      <w:rPr>
        <w:rFonts w:ascii="Liberation Sans" w:hAnsi="Liberation Sans"/>
        <w:b/>
        <w:color w:val="FFFFFF"/>
        <w:sz w:val="22"/>
      </w:rPr>
      <w:tblPr/>
      <w:tcPr>
        <w:shd w:val="clear" w:color="4BACC6" w:themeColor="accent5" w:fill="4BACC6" w:themeFill="accent5"/>
      </w:tcPr>
    </w:tblStylePr>
    <w:tblStylePr w:type="band1Vert">
      <w:tblPr/>
      <w:tcPr>
        <w:shd w:val="clear" w:color="ACD8E4" w:themeColor="accent5" w:themeTint="75" w:fill="ACD8E4" w:themeFill="accent5" w:themeFillTint="75"/>
      </w:tcPr>
    </w:tblStylePr>
    <w:tblStylePr w:type="band1Horz">
      <w:tblPr/>
      <w:tcPr>
        <w:shd w:val="clear" w:color="ACD8E4" w:themeColor="accent5" w:themeTint="75" w:fill="ACD8E4" w:themeFill="accent5" w:themeFillTint="75"/>
      </w:tcPr>
    </w:tblStylePr>
  </w:style>
  <w:style w:type="table" w:customStyle="1" w:styleId="GridTable5Dark-Accent6">
    <w:name w:val="Grid Table 5 Dark - Accent 6"/>
    <w:uiPriority w:val="99"/>
    <w:tblPr>
      <w:tblStyleRowBandSize w:val="1"/>
      <w:tblStyleColBandSize w:val="1"/>
      <w:tblInd w:w="0" w:type="dxa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FDE9D8" w:themeColor="accent6" w:themeTint="34" w:fill="FDE9D8" w:themeFill="accent6" w:themeFillTint="34"/>
      <w:tblCellMar>
        <w:top w:w="0" w:type="dxa"/>
        <w:left w:w="0" w:type="dxa"/>
        <w:bottom w:w="0" w:type="dxa"/>
        <w:right w:w="0" w:type="dxa"/>
      </w:tblCellMar>
    </w:tblPr>
    <w:tblStylePr w:type="firstRow">
      <w:rPr>
        <w:rFonts w:ascii="Liberation Sans" w:hAnsi="Liberation Sans"/>
        <w:b/>
        <w:color w:val="FFFFFF"/>
        <w:sz w:val="22"/>
      </w:rPr>
      <w:tblPr/>
      <w:tcPr>
        <w:shd w:val="clear" w:color="F79646" w:themeColor="accent6" w:fill="F79646" w:themeFill="accent6"/>
      </w:tcPr>
    </w:tblStylePr>
    <w:tblStylePr w:type="lastRow">
      <w:rPr>
        <w:rFonts w:ascii="Liberation Sans" w:hAnsi="Liberation Sans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F79646" w:themeColor="accent6" w:fill="F79646" w:themeFill="accent6"/>
      </w:tcPr>
    </w:tblStylePr>
    <w:tblStylePr w:type="firstCol">
      <w:rPr>
        <w:rFonts w:ascii="Liberation Sans" w:hAnsi="Liberation Sans"/>
        <w:b/>
        <w:color w:val="FFFFFF"/>
        <w:sz w:val="22"/>
      </w:rPr>
      <w:tblPr/>
      <w:tcPr>
        <w:shd w:val="clear" w:color="F79646" w:themeColor="accent6" w:fill="F79646" w:themeFill="accent6"/>
      </w:tcPr>
    </w:tblStylePr>
    <w:tblStylePr w:type="lastCol">
      <w:rPr>
        <w:rFonts w:ascii="Liberation Sans" w:hAnsi="Liberation Sans"/>
        <w:b/>
        <w:color w:val="FFFFFF"/>
        <w:sz w:val="22"/>
      </w:rPr>
      <w:tblPr/>
      <w:tcPr>
        <w:shd w:val="clear" w:color="F79646" w:themeColor="accent6" w:fill="F79646" w:themeFill="accent6"/>
      </w:tcPr>
    </w:tblStylePr>
    <w:tblStylePr w:type="band1Vert">
      <w:tblPr/>
      <w:tcPr>
        <w:shd w:val="clear" w:color="FBCEAA" w:themeColor="accent6" w:themeTint="75" w:fill="FBCEAA" w:themeFill="accent6" w:themeFillTint="75"/>
      </w:tcPr>
    </w:tblStylePr>
    <w:tblStylePr w:type="band1Horz">
      <w:tblPr/>
      <w:tcPr>
        <w:shd w:val="clear" w:color="FBCEAA" w:themeColor="accent6" w:themeTint="75" w:fill="FBCEAA" w:themeFill="accent6" w:themeFillTint="75"/>
      </w:tcPr>
    </w:tblStylePr>
  </w:style>
  <w:style w:type="table" w:styleId="-6">
    <w:name w:val="Grid Table 6 Colorful"/>
    <w:uiPriority w:val="99"/>
    <w:tblPr>
      <w:tblStyleRowBandSize w:val="1"/>
      <w:tblStyleColBandSize w:val="1"/>
      <w:tblInd w:w="0" w:type="dxa"/>
      <w:tblBorders>
        <w:top w:val="single" w:sz="4" w:space="0" w:color="7F7F7F" w:themeColor="text1" w:themeTint="80"/>
        <w:left w:val="single" w:sz="4" w:space="0" w:color="7F7F7F" w:themeColor="text1" w:themeTint="80"/>
        <w:bottom w:val="single" w:sz="4" w:space="0" w:color="7F7F7F" w:themeColor="text1" w:themeTint="80"/>
        <w:right w:val="single" w:sz="4" w:space="0" w:color="7F7F7F" w:themeColor="text1" w:themeTint="80"/>
        <w:insideH w:val="single" w:sz="4" w:space="0" w:color="7F7F7F" w:themeColor="text1" w:themeTint="80"/>
        <w:insideV w:val="single" w:sz="4" w:space="0" w:color="7F7F7F" w:themeColor="text1" w:themeTint="80"/>
      </w:tblBorders>
      <w:tblCellMar>
        <w:top w:w="0" w:type="dxa"/>
        <w:left w:w="0" w:type="dxa"/>
        <w:bottom w:w="0" w:type="dxa"/>
        <w:right w:w="0" w:type="dxa"/>
      </w:tblCellMar>
    </w:tblPr>
    <w:tblStylePr w:type="firstRow">
      <w:rPr>
        <w:b/>
        <w:color w:val="7F7F7F" w:themeColor="text1" w:themeTint="80" w:themeShade="95"/>
      </w:rPr>
      <w:tblPr/>
      <w:tcPr>
        <w:tcBorders>
          <w:bottom w:val="single" w:sz="12" w:space="0" w:color="7F7F7F" w:themeColor="text1" w:themeTint="80"/>
        </w:tcBorders>
      </w:tcPr>
    </w:tblStylePr>
    <w:tblStylePr w:type="lastRow">
      <w:rPr>
        <w:b/>
        <w:color w:val="7F7F7F" w:themeColor="text1" w:themeTint="80" w:themeShade="95"/>
      </w:rPr>
    </w:tblStylePr>
    <w:tblStylePr w:type="firstCol">
      <w:rPr>
        <w:b/>
        <w:color w:val="7F7F7F" w:themeColor="text1" w:themeTint="80" w:themeShade="95"/>
      </w:rPr>
    </w:tblStylePr>
    <w:tblStylePr w:type="lastCol">
      <w:rPr>
        <w:b/>
        <w:color w:val="7F7F7F" w:themeColor="text1" w:themeTint="80" w:themeShade="95"/>
      </w:rPr>
    </w:tblStylePr>
    <w:tblStylePr w:type="band1Vert">
      <w:tblPr/>
      <w:tcPr>
        <w:shd w:val="clear" w:color="CBCBCB" w:themeColor="text1" w:themeTint="34" w:fill="CBCBCB" w:themeFill="text1" w:themeFillTint="34"/>
      </w:tcPr>
    </w:tblStylePr>
    <w:tblStylePr w:type="band1Horz">
      <w:rPr>
        <w:rFonts w:ascii="Liberation Sans" w:hAnsi="Liberation Sans"/>
        <w:color w:val="7F7F7F" w:themeColor="text1" w:themeTint="80" w:themeShade="95"/>
        <w:sz w:val="22"/>
      </w:rPr>
      <w:tblPr/>
      <w:tcPr>
        <w:shd w:val="clear" w:color="CBCBCB" w:themeColor="text1" w:themeTint="34" w:fill="CBCBCB" w:themeFill="text1" w:themeFillTint="34"/>
      </w:tcPr>
    </w:tblStylePr>
    <w:tblStylePr w:type="band2Horz">
      <w:rPr>
        <w:rFonts w:ascii="Liberation Sans" w:hAnsi="Liberation Sans"/>
        <w:color w:val="7F7F7F" w:themeColor="text1" w:themeTint="80" w:themeShade="95"/>
        <w:sz w:val="22"/>
      </w:rPr>
    </w:tblStylePr>
  </w:style>
  <w:style w:type="table" w:customStyle="1" w:styleId="GridTable6Colorful-Accent1">
    <w:name w:val="Grid Table 6 Colorful - Accent 1"/>
    <w:uiPriority w:val="99"/>
    <w:tblPr>
      <w:tblStyleRowBandSize w:val="1"/>
      <w:tblStyleColBandSize w:val="1"/>
      <w:tblInd w:w="0" w:type="dxa"/>
      <w:tblBorders>
        <w:top w:val="single" w:sz="4" w:space="0" w:color="A6BFDD" w:themeColor="accent1" w:themeTint="80"/>
        <w:left w:val="single" w:sz="4" w:space="0" w:color="A6BFDD" w:themeColor="accent1" w:themeTint="80"/>
        <w:bottom w:val="single" w:sz="4" w:space="0" w:color="A6BFDD" w:themeColor="accent1" w:themeTint="80"/>
        <w:right w:val="single" w:sz="4" w:space="0" w:color="A6BFDD" w:themeColor="accent1" w:themeTint="80"/>
        <w:insideH w:val="single" w:sz="4" w:space="0" w:color="A6BFDD" w:themeColor="accent1" w:themeTint="80"/>
        <w:insideV w:val="single" w:sz="4" w:space="0" w:color="A6BFDD" w:themeColor="accent1" w:themeTint="80"/>
      </w:tblBorders>
      <w:tblCellMar>
        <w:top w:w="0" w:type="dxa"/>
        <w:left w:w="0" w:type="dxa"/>
        <w:bottom w:w="0" w:type="dxa"/>
        <w:right w:w="0" w:type="dxa"/>
      </w:tblCellMar>
    </w:tblPr>
    <w:tblStylePr w:type="firstRow">
      <w:rPr>
        <w:b/>
        <w:color w:val="A6BFDD" w:themeColor="accent1" w:themeTint="80" w:themeShade="95"/>
      </w:rPr>
      <w:tblPr/>
      <w:tcPr>
        <w:tcBorders>
          <w:bottom w:val="single" w:sz="12" w:space="0" w:color="A6BFDD" w:themeColor="accent1" w:themeTint="80"/>
        </w:tcBorders>
      </w:tcPr>
    </w:tblStylePr>
    <w:tblStylePr w:type="lastRow">
      <w:rPr>
        <w:b/>
        <w:color w:val="A6BFDD" w:themeColor="accent1" w:themeTint="80" w:themeShade="95"/>
      </w:rPr>
    </w:tblStylePr>
    <w:tblStylePr w:type="firstCol">
      <w:rPr>
        <w:b/>
        <w:color w:val="A6BFDD" w:themeColor="accent1" w:themeTint="80" w:themeShade="95"/>
      </w:rPr>
    </w:tblStylePr>
    <w:tblStylePr w:type="lastCol">
      <w:rPr>
        <w:b/>
        <w:color w:val="A6BFDD" w:themeColor="accent1" w:themeTint="80" w:themeShade="95"/>
      </w:rPr>
    </w:tblStylePr>
    <w:tblStylePr w:type="band1Vert">
      <w:tblPr/>
      <w:tcPr>
        <w:shd w:val="clear" w:color="DAE5F1" w:themeColor="accent1" w:themeTint="34" w:fill="DAE5F1" w:themeFill="accent1" w:themeFillTint="34"/>
      </w:tcPr>
    </w:tblStylePr>
    <w:tblStylePr w:type="band1Horz">
      <w:rPr>
        <w:rFonts w:ascii="Liberation Sans" w:hAnsi="Liberation Sans"/>
        <w:color w:val="A6BFDD" w:themeColor="accent1" w:themeTint="80" w:themeShade="95"/>
        <w:sz w:val="22"/>
      </w:rPr>
      <w:tblPr/>
      <w:tcPr>
        <w:shd w:val="clear" w:color="DAE5F1" w:themeColor="accent1" w:themeTint="34" w:fill="DAE5F1" w:themeFill="accent1" w:themeFillTint="34"/>
      </w:tcPr>
    </w:tblStylePr>
    <w:tblStylePr w:type="band2Horz">
      <w:rPr>
        <w:rFonts w:ascii="Liberation Sans" w:hAnsi="Liberation Sans"/>
        <w:color w:val="A6BFDD" w:themeColor="accent1" w:themeTint="80" w:themeShade="95"/>
        <w:sz w:val="22"/>
      </w:rPr>
    </w:tblStylePr>
  </w:style>
  <w:style w:type="table" w:customStyle="1" w:styleId="GridTable6Colorful-Accent2">
    <w:name w:val="Grid Table 6 Colorful - Accent 2"/>
    <w:uiPriority w:val="99"/>
    <w:tblPr>
      <w:tblStyleRowBandSize w:val="1"/>
      <w:tblStyleColBandSize w:val="1"/>
      <w:tblInd w:w="0" w:type="dxa"/>
      <w:tblBorders>
        <w:top w:val="single" w:sz="4" w:space="0" w:color="D99695" w:themeColor="accent2" w:themeTint="97"/>
        <w:left w:val="single" w:sz="4" w:space="0" w:color="D99695" w:themeColor="accent2" w:themeTint="97"/>
        <w:bottom w:val="single" w:sz="4" w:space="0" w:color="D99695" w:themeColor="accent2" w:themeTint="97"/>
        <w:right w:val="single" w:sz="4" w:space="0" w:color="D99695" w:themeColor="accent2" w:themeTint="97"/>
        <w:insideH w:val="single" w:sz="4" w:space="0" w:color="D99695" w:themeColor="accent2" w:themeTint="97"/>
        <w:insideV w:val="single" w:sz="4" w:space="0" w:color="D99695" w:themeColor="accent2" w:themeTint="97"/>
      </w:tblBorders>
      <w:tblCellMar>
        <w:top w:w="0" w:type="dxa"/>
        <w:left w:w="0" w:type="dxa"/>
        <w:bottom w:w="0" w:type="dxa"/>
        <w:right w:w="0" w:type="dxa"/>
      </w:tblCellMar>
    </w:tblPr>
    <w:tblStylePr w:type="firstRow">
      <w:rPr>
        <w:b/>
        <w:color w:val="D99695" w:themeColor="accent2" w:themeTint="97" w:themeShade="95"/>
      </w:rPr>
      <w:tblPr/>
      <w:tcPr>
        <w:tcBorders>
          <w:bottom w:val="single" w:sz="12" w:space="0" w:color="D99695" w:themeColor="accent2" w:themeTint="97"/>
        </w:tcBorders>
      </w:tcPr>
    </w:tblStylePr>
    <w:tblStylePr w:type="lastRow">
      <w:rPr>
        <w:b/>
        <w:color w:val="D99695" w:themeColor="accent2" w:themeTint="97" w:themeShade="95"/>
      </w:rPr>
    </w:tblStylePr>
    <w:tblStylePr w:type="firstCol">
      <w:rPr>
        <w:b/>
        <w:color w:val="D99695" w:themeColor="accent2" w:themeTint="97" w:themeShade="95"/>
      </w:rPr>
    </w:tblStylePr>
    <w:tblStylePr w:type="lastCol">
      <w:rPr>
        <w:b/>
        <w:color w:val="D99695" w:themeColor="accent2" w:themeTint="97" w:themeShade="95"/>
      </w:rPr>
    </w:tblStylePr>
    <w:tblStylePr w:type="band1Vert">
      <w:tblPr/>
      <w:tcPr>
        <w:shd w:val="clear" w:color="F2DCDC" w:themeColor="accent2" w:themeTint="32" w:fill="F2DCDC" w:themeFill="accent2" w:themeFillTint="32"/>
      </w:tcPr>
    </w:tblStylePr>
    <w:tblStylePr w:type="band1Horz">
      <w:rPr>
        <w:rFonts w:ascii="Liberation Sans" w:hAnsi="Liberation Sans"/>
        <w:color w:val="D99695" w:themeColor="accent2" w:themeTint="97" w:themeShade="95"/>
        <w:sz w:val="22"/>
      </w:rPr>
      <w:tblPr/>
      <w:tcPr>
        <w:shd w:val="clear" w:color="F2DCDC" w:themeColor="accent2" w:themeTint="32" w:fill="F2DCDC" w:themeFill="accent2" w:themeFillTint="32"/>
      </w:tcPr>
    </w:tblStylePr>
    <w:tblStylePr w:type="band2Horz">
      <w:rPr>
        <w:rFonts w:ascii="Liberation Sans" w:hAnsi="Liberation Sans"/>
        <w:color w:val="D99695" w:themeColor="accent2" w:themeTint="97" w:themeShade="95"/>
        <w:sz w:val="22"/>
      </w:rPr>
    </w:tblStylePr>
  </w:style>
  <w:style w:type="table" w:customStyle="1" w:styleId="GridTable6Colorful-Accent3">
    <w:name w:val="Grid Table 6 Colorful - Accent 3"/>
    <w:uiPriority w:val="99"/>
    <w:tblPr>
      <w:tblStyleRowBandSize w:val="1"/>
      <w:tblStyleColBandSize w:val="1"/>
      <w:tblInd w:w="0" w:type="dxa"/>
      <w:tblBorders>
        <w:top w:val="single" w:sz="4" w:space="0" w:color="9ABB59" w:themeColor="accent3" w:themeTint="FE"/>
        <w:left w:val="single" w:sz="4" w:space="0" w:color="9ABB59" w:themeColor="accent3" w:themeTint="FE"/>
        <w:bottom w:val="single" w:sz="4" w:space="0" w:color="9ABB59" w:themeColor="accent3" w:themeTint="FE"/>
        <w:right w:val="single" w:sz="4" w:space="0" w:color="9ABB59" w:themeColor="accent3" w:themeTint="FE"/>
        <w:insideH w:val="single" w:sz="4" w:space="0" w:color="9ABB59" w:themeColor="accent3" w:themeTint="FE"/>
        <w:insideV w:val="single" w:sz="4" w:space="0" w:color="9ABB59" w:themeColor="accent3" w:themeTint="FE"/>
      </w:tblBorders>
      <w:tblCellMar>
        <w:top w:w="0" w:type="dxa"/>
        <w:left w:w="0" w:type="dxa"/>
        <w:bottom w:w="0" w:type="dxa"/>
        <w:right w:w="0" w:type="dxa"/>
      </w:tblCellMar>
    </w:tblPr>
    <w:tblStylePr w:type="firstRow">
      <w:rPr>
        <w:b/>
        <w:color w:val="9ABB59" w:themeColor="accent3" w:themeTint="FE" w:themeShade="95"/>
      </w:rPr>
      <w:tblPr/>
      <w:tcPr>
        <w:tcBorders>
          <w:bottom w:val="single" w:sz="12" w:space="0" w:color="9ABB59" w:themeColor="accent3" w:themeTint="FE"/>
        </w:tcBorders>
      </w:tcPr>
    </w:tblStylePr>
    <w:tblStylePr w:type="lastRow">
      <w:rPr>
        <w:b/>
        <w:color w:val="9ABB59" w:themeColor="accent3" w:themeTint="FE" w:themeShade="95"/>
      </w:rPr>
    </w:tblStylePr>
    <w:tblStylePr w:type="firstCol">
      <w:rPr>
        <w:b/>
        <w:color w:val="9ABB59" w:themeColor="accent3" w:themeTint="FE" w:themeShade="95"/>
      </w:rPr>
    </w:tblStylePr>
    <w:tblStylePr w:type="lastCol">
      <w:rPr>
        <w:b/>
        <w:color w:val="9ABB59" w:themeColor="accent3" w:themeTint="FE" w:themeShade="95"/>
      </w:rPr>
    </w:tblStylePr>
    <w:tblStylePr w:type="band1Vert">
      <w:tblPr/>
      <w:tcPr>
        <w:shd w:val="clear" w:color="EAF1DC" w:themeColor="accent3" w:themeTint="34" w:fill="EAF1DC" w:themeFill="accent3" w:themeFillTint="34"/>
      </w:tcPr>
    </w:tblStylePr>
    <w:tblStylePr w:type="band1Horz">
      <w:rPr>
        <w:rFonts w:ascii="Liberation Sans" w:hAnsi="Liberation Sans"/>
        <w:color w:val="9ABB59" w:themeColor="accent3" w:themeTint="FE" w:themeShade="95"/>
        <w:sz w:val="22"/>
      </w:rPr>
      <w:tblPr/>
      <w:tcPr>
        <w:shd w:val="clear" w:color="EAF1DC" w:themeColor="accent3" w:themeTint="34" w:fill="EAF1DC" w:themeFill="accent3" w:themeFillTint="34"/>
      </w:tcPr>
    </w:tblStylePr>
    <w:tblStylePr w:type="band2Horz">
      <w:rPr>
        <w:rFonts w:ascii="Liberation Sans" w:hAnsi="Liberation Sans"/>
        <w:color w:val="9ABB59" w:themeColor="accent3" w:themeTint="FE" w:themeShade="95"/>
        <w:sz w:val="22"/>
      </w:rPr>
    </w:tblStylePr>
  </w:style>
  <w:style w:type="table" w:customStyle="1" w:styleId="GridTable6Colorful-Accent4">
    <w:name w:val="Grid Table 6 Colorful - Accent 4"/>
    <w:uiPriority w:val="99"/>
    <w:tblPr>
      <w:tblStyleRowBandSize w:val="1"/>
      <w:tblStyleColBandSize w:val="1"/>
      <w:tblInd w:w="0" w:type="dxa"/>
      <w:tblBorders>
        <w:top w:val="single" w:sz="4" w:space="0" w:color="B2A1C6" w:themeColor="accent4" w:themeTint="9A"/>
        <w:left w:val="single" w:sz="4" w:space="0" w:color="B2A1C6" w:themeColor="accent4" w:themeTint="9A"/>
        <w:bottom w:val="single" w:sz="4" w:space="0" w:color="B2A1C6" w:themeColor="accent4" w:themeTint="9A"/>
        <w:right w:val="single" w:sz="4" w:space="0" w:color="B2A1C6" w:themeColor="accent4" w:themeTint="9A"/>
        <w:insideH w:val="single" w:sz="4" w:space="0" w:color="B2A1C6" w:themeColor="accent4" w:themeTint="9A"/>
        <w:insideV w:val="single" w:sz="4" w:space="0" w:color="B2A1C6" w:themeColor="accent4" w:themeTint="9A"/>
      </w:tblBorders>
      <w:tblCellMar>
        <w:top w:w="0" w:type="dxa"/>
        <w:left w:w="0" w:type="dxa"/>
        <w:bottom w:w="0" w:type="dxa"/>
        <w:right w:w="0" w:type="dxa"/>
      </w:tblCellMar>
    </w:tblPr>
    <w:tblStylePr w:type="firstRow">
      <w:rPr>
        <w:b/>
        <w:color w:val="B2A1C6" w:themeColor="accent4" w:themeTint="9A" w:themeShade="95"/>
      </w:rPr>
      <w:tblPr/>
      <w:tcPr>
        <w:tcBorders>
          <w:bottom w:val="single" w:sz="12" w:space="0" w:color="B2A1C6" w:themeColor="accent4" w:themeTint="9A"/>
        </w:tcBorders>
      </w:tcPr>
    </w:tblStylePr>
    <w:tblStylePr w:type="lastRow">
      <w:rPr>
        <w:b/>
        <w:color w:val="B2A1C6" w:themeColor="accent4" w:themeTint="9A" w:themeShade="95"/>
      </w:rPr>
    </w:tblStylePr>
    <w:tblStylePr w:type="firstCol">
      <w:rPr>
        <w:b/>
        <w:color w:val="B2A1C6" w:themeColor="accent4" w:themeTint="9A" w:themeShade="95"/>
      </w:rPr>
    </w:tblStylePr>
    <w:tblStylePr w:type="lastCol">
      <w:rPr>
        <w:b/>
        <w:color w:val="B2A1C6" w:themeColor="accent4" w:themeTint="9A" w:themeShade="95"/>
      </w:rPr>
    </w:tblStylePr>
    <w:tblStylePr w:type="band1Vert">
      <w:tblPr/>
      <w:tcPr>
        <w:shd w:val="clear" w:color="E5DFEC" w:themeColor="accent4" w:themeTint="34" w:fill="E5DFEC" w:themeFill="accent4" w:themeFillTint="34"/>
      </w:tcPr>
    </w:tblStylePr>
    <w:tblStylePr w:type="band1Horz">
      <w:rPr>
        <w:rFonts w:ascii="Liberation Sans" w:hAnsi="Liberation Sans"/>
        <w:color w:val="B2A1C6" w:themeColor="accent4" w:themeTint="9A" w:themeShade="95"/>
        <w:sz w:val="22"/>
      </w:rPr>
      <w:tblPr/>
      <w:tcPr>
        <w:shd w:val="clear" w:color="E5DFEC" w:themeColor="accent4" w:themeTint="34" w:fill="E5DFEC" w:themeFill="accent4" w:themeFillTint="34"/>
      </w:tcPr>
    </w:tblStylePr>
    <w:tblStylePr w:type="band2Horz">
      <w:rPr>
        <w:rFonts w:ascii="Liberation Sans" w:hAnsi="Liberation Sans"/>
        <w:color w:val="B2A1C6" w:themeColor="accent4" w:themeTint="9A" w:themeShade="95"/>
        <w:sz w:val="22"/>
      </w:rPr>
    </w:tblStylePr>
  </w:style>
  <w:style w:type="table" w:customStyle="1" w:styleId="GridTable6Colorful-Accent5">
    <w:name w:val="Grid Table 6 Colorful - Accent 5"/>
    <w:uiPriority w:val="99"/>
    <w:tblPr>
      <w:tblStyleRowBandSize w:val="1"/>
      <w:tblStyleColBandSize w:val="1"/>
      <w:tblInd w:w="0" w:type="dxa"/>
      <w:tblBorders>
        <w:top w:val="single" w:sz="4" w:space="0" w:color="4BACC6" w:themeColor="accent5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4BACC6" w:themeColor="accent5"/>
        <w:insideV w:val="single" w:sz="4" w:space="0" w:color="4BACC6" w:themeColor="accent5"/>
      </w:tblBorders>
      <w:tblCellMar>
        <w:top w:w="0" w:type="dxa"/>
        <w:left w:w="0" w:type="dxa"/>
        <w:bottom w:w="0" w:type="dxa"/>
        <w:right w:w="0" w:type="dxa"/>
      </w:tblCellMar>
    </w:tblPr>
    <w:tblStylePr w:type="firstRow">
      <w:rPr>
        <w:b/>
        <w:color w:val="266779" w:themeColor="accent5" w:themeShade="95"/>
      </w:rPr>
      <w:tblPr/>
      <w:tcPr>
        <w:tcBorders>
          <w:bottom w:val="single" w:sz="12" w:space="0" w:color="4BACC6" w:themeColor="accent5"/>
        </w:tcBorders>
      </w:tcPr>
    </w:tblStylePr>
    <w:tblStylePr w:type="lastRow">
      <w:rPr>
        <w:b/>
        <w:color w:val="266779" w:themeColor="accent5" w:themeShade="95"/>
      </w:rPr>
    </w:tblStylePr>
    <w:tblStylePr w:type="firstCol">
      <w:rPr>
        <w:b/>
        <w:color w:val="266779" w:themeColor="accent5" w:themeShade="95"/>
      </w:rPr>
    </w:tblStylePr>
    <w:tblStylePr w:type="lastCol">
      <w:rPr>
        <w:b/>
        <w:color w:val="266779" w:themeColor="accent5" w:themeShade="95"/>
      </w:rPr>
    </w:tblStylePr>
    <w:tblStylePr w:type="band1Vert">
      <w:tblPr/>
      <w:tcPr>
        <w:shd w:val="clear" w:color="DAEEF3" w:themeColor="accent5" w:themeTint="34" w:fill="DAEEF3" w:themeFill="accent5" w:themeFillTint="34"/>
      </w:tcPr>
    </w:tblStylePr>
    <w:tblStylePr w:type="band1Horz">
      <w:rPr>
        <w:rFonts w:ascii="Liberation Sans" w:hAnsi="Liberation Sans"/>
        <w:color w:val="266779" w:themeColor="accent5" w:themeShade="95"/>
        <w:sz w:val="22"/>
      </w:rPr>
      <w:tblPr/>
      <w:tcPr>
        <w:shd w:val="clear" w:color="DAEEF3" w:themeColor="accent5" w:themeTint="34" w:fill="DAEEF3" w:themeFill="accent5" w:themeFillTint="34"/>
      </w:tcPr>
    </w:tblStylePr>
    <w:tblStylePr w:type="band2Horz">
      <w:rPr>
        <w:rFonts w:ascii="Liberation Sans" w:hAnsi="Liberation Sans"/>
        <w:color w:val="266779" w:themeColor="accent5" w:themeShade="95"/>
        <w:sz w:val="22"/>
      </w:rPr>
    </w:tblStylePr>
  </w:style>
  <w:style w:type="table" w:customStyle="1" w:styleId="GridTable6Colorful-Accent6">
    <w:name w:val="Grid Table 6 Colorful - Accent 6"/>
    <w:uiPriority w:val="99"/>
    <w:tblPr>
      <w:tblStyleRowBandSize w:val="1"/>
      <w:tblStyleColBandSize w:val="1"/>
      <w:tblInd w:w="0" w:type="dxa"/>
      <w:tblBorders>
        <w:top w:val="single" w:sz="4" w:space="0" w:color="F79646" w:themeColor="accent6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79646" w:themeColor="accent6"/>
        <w:insideV w:val="single" w:sz="4" w:space="0" w:color="F79646" w:themeColor="accent6"/>
      </w:tblBorders>
      <w:tblCellMar>
        <w:top w:w="0" w:type="dxa"/>
        <w:left w:w="0" w:type="dxa"/>
        <w:bottom w:w="0" w:type="dxa"/>
        <w:right w:w="0" w:type="dxa"/>
      </w:tblCellMar>
    </w:tblPr>
    <w:tblStylePr w:type="firstRow">
      <w:rPr>
        <w:b/>
        <w:color w:val="266779" w:themeColor="accent5" w:themeShade="95"/>
      </w:rPr>
      <w:tblPr/>
      <w:tcPr>
        <w:tcBorders>
          <w:bottom w:val="single" w:sz="12" w:space="0" w:color="F79646" w:themeColor="accent6"/>
        </w:tcBorders>
      </w:tcPr>
    </w:tblStylePr>
    <w:tblStylePr w:type="lastRow">
      <w:rPr>
        <w:b/>
        <w:color w:val="266779" w:themeColor="accent5" w:themeShade="95"/>
      </w:rPr>
    </w:tblStylePr>
    <w:tblStylePr w:type="firstCol">
      <w:rPr>
        <w:b/>
        <w:color w:val="266779" w:themeColor="accent5" w:themeShade="95"/>
      </w:rPr>
    </w:tblStylePr>
    <w:tblStylePr w:type="lastCol">
      <w:rPr>
        <w:b/>
        <w:color w:val="266779" w:themeColor="accent5" w:themeShade="95"/>
      </w:rPr>
    </w:tblStylePr>
    <w:tblStylePr w:type="band1Vert">
      <w:tblPr/>
      <w:tcPr>
        <w:shd w:val="clear" w:color="FDE9D8" w:themeColor="accent6" w:themeTint="34" w:fill="FDE9D8" w:themeFill="accent6" w:themeFillTint="34"/>
      </w:tcPr>
    </w:tblStylePr>
    <w:tblStylePr w:type="band1Horz">
      <w:rPr>
        <w:rFonts w:ascii="Liberation Sans" w:hAnsi="Liberation Sans"/>
        <w:color w:val="266779" w:themeColor="accent5" w:themeShade="95"/>
        <w:sz w:val="22"/>
      </w:rPr>
      <w:tblPr/>
      <w:tcPr>
        <w:shd w:val="clear" w:color="FDE9D8" w:themeColor="accent6" w:themeTint="34" w:fill="FDE9D8" w:themeFill="accent6" w:themeFillTint="34"/>
      </w:tcPr>
    </w:tblStylePr>
    <w:tblStylePr w:type="band2Horz">
      <w:rPr>
        <w:rFonts w:ascii="Liberation Sans" w:hAnsi="Liberation Sans"/>
        <w:color w:val="266779" w:themeColor="accent5" w:themeShade="95"/>
        <w:sz w:val="22"/>
      </w:rPr>
    </w:tblStylePr>
  </w:style>
  <w:style w:type="table" w:styleId="-7">
    <w:name w:val="Grid Table 7 Colorful"/>
    <w:uiPriority w:val="99"/>
    <w:tblPr>
      <w:tblStyleRowBandSize w:val="1"/>
      <w:tblStyleColBandSize w:val="1"/>
      <w:tblInd w:w="0" w:type="dxa"/>
      <w:tblBorders>
        <w:bottom w:val="single" w:sz="4" w:space="0" w:color="7F7F7F" w:themeColor="text1" w:themeTint="80"/>
        <w:right w:val="single" w:sz="4" w:space="0" w:color="7F7F7F" w:themeColor="text1" w:themeTint="80"/>
        <w:insideH w:val="single" w:sz="4" w:space="0" w:color="7F7F7F" w:themeColor="text1" w:themeTint="80"/>
        <w:insideV w:val="single" w:sz="4" w:space="0" w:color="7F7F7F" w:themeColor="text1" w:themeTint="80"/>
      </w:tblBorders>
      <w:tblCellMar>
        <w:top w:w="0" w:type="dxa"/>
        <w:left w:w="0" w:type="dxa"/>
        <w:bottom w:w="0" w:type="dxa"/>
        <w:right w:w="0" w:type="dxa"/>
      </w:tblCellMar>
    </w:tblPr>
    <w:tblStylePr w:type="firstRow">
      <w:rPr>
        <w:rFonts w:ascii="Liberation Sans" w:hAnsi="Liberation Sans"/>
        <w:b/>
        <w:color w:val="7F7F7F" w:themeColor="text1" w:themeTint="80" w:themeShade="95"/>
        <w:sz w:val="22"/>
      </w:rPr>
      <w:tblPr/>
      <w:tcPr>
        <w:tcBorders>
          <w:top w:val="none" w:sz="0" w:space="0" w:color="000000"/>
          <w:left w:val="none" w:sz="0" w:space="0" w:color="000000"/>
          <w:bottom w:val="single" w:sz="4" w:space="0" w:color="7F7F7F" w:themeColor="text1" w:themeTint="80"/>
          <w:right w:val="none" w:sz="0" w:space="0" w:color="000000"/>
        </w:tcBorders>
        <w:shd w:val="clear" w:color="FFFFFF" w:themeColor="light1" w:fill="FFFFFF" w:themeFill="light1"/>
      </w:tcPr>
    </w:tblStylePr>
    <w:tblStylePr w:type="lastRow">
      <w:rPr>
        <w:rFonts w:ascii="Liberation Sans" w:hAnsi="Liberation Sans"/>
        <w:b/>
        <w:color w:val="7F7F7F" w:themeColor="text1" w:themeTint="80" w:themeShade="95"/>
        <w:sz w:val="22"/>
      </w:rPr>
      <w:tblPr/>
      <w:tcPr>
        <w:tcBorders>
          <w:top w:val="single" w:sz="4" w:space="0" w:color="7F7F7F" w:themeColor="text1" w:themeTint="80"/>
          <w:left w:val="none" w:sz="0" w:space="0" w:color="000000"/>
          <w:bottom w:val="none" w:sz="0" w:space="0" w:color="000000"/>
          <w:right w:val="none" w:sz="0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Liberation Sans" w:hAnsi="Liberation Sans"/>
        <w:i/>
        <w:color w:val="7F7F7F" w:themeColor="text1" w:themeTint="80" w:themeShade="95"/>
        <w:sz w:val="22"/>
      </w:rPr>
      <w:tblPr/>
      <w:tcPr>
        <w:tcBorders>
          <w:top w:val="none" w:sz="0" w:space="0" w:color="000000"/>
          <w:left w:val="none" w:sz="0" w:space="0" w:color="000000"/>
          <w:bottom w:val="none" w:sz="0" w:space="0" w:color="000000"/>
          <w:right w:val="single" w:sz="4" w:space="0" w:color="7F7F7F" w:themeColor="text1" w:themeTint="80"/>
        </w:tcBorders>
        <w:shd w:val="clear" w:color="FFFFFF" w:fill="auto"/>
      </w:tcPr>
    </w:tblStylePr>
    <w:tblStylePr w:type="lastCol">
      <w:rPr>
        <w:rFonts w:ascii="Liberation Sans" w:hAnsi="Liberation Sans"/>
        <w:i/>
        <w:color w:val="7F7F7F" w:themeColor="text1" w:themeTint="80" w:themeShade="95"/>
        <w:sz w:val="22"/>
      </w:rPr>
      <w:tblPr/>
      <w:tcPr>
        <w:tcBorders>
          <w:top w:val="none" w:sz="0" w:space="0" w:color="000000"/>
          <w:left w:val="single" w:sz="4" w:space="0" w:color="7F7F7F" w:themeColor="text1" w:themeTint="80"/>
          <w:bottom w:val="none" w:sz="0" w:space="0" w:color="000000"/>
          <w:right w:val="none" w:sz="0" w:space="0" w:color="000000"/>
        </w:tcBorders>
        <w:shd w:val="clear" w:color="FFFFFF" w:fill="auto"/>
      </w:tcPr>
    </w:tblStylePr>
    <w:tblStylePr w:type="band1Vert">
      <w:tblPr/>
      <w:tcPr>
        <w:shd w:val="clear" w:color="F2F2F2" w:themeColor="text1" w:themeTint="0D" w:fill="F2F2F2" w:themeFill="text1" w:themeFillTint="0D"/>
      </w:tcPr>
    </w:tblStylePr>
    <w:tblStylePr w:type="band1Horz">
      <w:rPr>
        <w:rFonts w:ascii="Liberation Sans" w:hAnsi="Liberation Sans"/>
        <w:color w:val="7F7F7F" w:themeColor="text1" w:themeTint="80" w:themeShade="95"/>
        <w:sz w:val="22"/>
      </w:rPr>
      <w:tblPr/>
      <w:tcPr>
        <w:shd w:val="clear" w:color="F2F2F2" w:themeColor="text1" w:themeTint="0D" w:fill="F2F2F2" w:themeFill="text1" w:themeFillTint="0D"/>
      </w:tcPr>
    </w:tblStylePr>
    <w:tblStylePr w:type="band2Horz">
      <w:rPr>
        <w:rFonts w:ascii="Liberation Sans" w:hAnsi="Liberation Sans"/>
        <w:color w:val="7F7F7F" w:themeColor="text1" w:themeTint="80" w:themeShade="95"/>
        <w:sz w:val="22"/>
      </w:rPr>
    </w:tblStylePr>
  </w:style>
  <w:style w:type="table" w:customStyle="1" w:styleId="GridTable7Colorful-Accent1">
    <w:name w:val="Grid Table 7 Colorful - Accent 1"/>
    <w:uiPriority w:val="99"/>
    <w:tblPr>
      <w:tblStyleRowBandSize w:val="1"/>
      <w:tblStyleColBandSize w:val="1"/>
      <w:tblInd w:w="0" w:type="dxa"/>
      <w:tblBorders>
        <w:bottom w:val="single" w:sz="4" w:space="0" w:color="A6BFDD" w:themeColor="accent1" w:themeTint="80"/>
        <w:right w:val="single" w:sz="4" w:space="0" w:color="A6BFDD" w:themeColor="accent1" w:themeTint="80"/>
        <w:insideH w:val="single" w:sz="4" w:space="0" w:color="A6BFDD" w:themeColor="accent1" w:themeTint="80"/>
        <w:insideV w:val="single" w:sz="4" w:space="0" w:color="A6BFDD" w:themeColor="accent1" w:themeTint="80"/>
      </w:tblBorders>
      <w:tblCellMar>
        <w:top w:w="0" w:type="dxa"/>
        <w:left w:w="0" w:type="dxa"/>
        <w:bottom w:w="0" w:type="dxa"/>
        <w:right w:w="0" w:type="dxa"/>
      </w:tblCellMar>
    </w:tblPr>
    <w:tblStylePr w:type="firstRow">
      <w:rPr>
        <w:rFonts w:ascii="Liberation Sans" w:hAnsi="Liberation Sans"/>
        <w:b/>
        <w:color w:val="A6BFDD" w:themeColor="accent1" w:themeTint="80" w:themeShade="95"/>
        <w:sz w:val="22"/>
      </w:rPr>
      <w:tblPr/>
      <w:tcPr>
        <w:tcBorders>
          <w:top w:val="none" w:sz="0" w:space="0" w:color="000000"/>
          <w:left w:val="none" w:sz="0" w:space="0" w:color="000000"/>
          <w:bottom w:val="single" w:sz="4" w:space="0" w:color="A6BFDD" w:themeColor="accent1" w:themeTint="80"/>
          <w:right w:val="none" w:sz="0" w:space="0" w:color="000000"/>
        </w:tcBorders>
        <w:shd w:val="clear" w:color="FFFFFF" w:themeColor="light1" w:fill="FFFFFF" w:themeFill="light1"/>
      </w:tcPr>
    </w:tblStylePr>
    <w:tblStylePr w:type="lastRow">
      <w:rPr>
        <w:rFonts w:ascii="Liberation Sans" w:hAnsi="Liberation Sans"/>
        <w:b/>
        <w:color w:val="A6BFDD" w:themeColor="accent1" w:themeTint="80" w:themeShade="95"/>
        <w:sz w:val="22"/>
      </w:rPr>
      <w:tblPr/>
      <w:tcPr>
        <w:tcBorders>
          <w:top w:val="single" w:sz="4" w:space="0" w:color="A6BFDD" w:themeColor="accent1" w:themeTint="80"/>
          <w:left w:val="none" w:sz="0" w:space="0" w:color="000000"/>
          <w:bottom w:val="none" w:sz="0" w:space="0" w:color="000000"/>
          <w:right w:val="none" w:sz="0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Liberation Sans" w:hAnsi="Liberation Sans"/>
        <w:i/>
        <w:color w:val="A6BFDD" w:themeColor="accent1" w:themeTint="80" w:themeShade="95"/>
        <w:sz w:val="22"/>
      </w:rPr>
      <w:tblPr/>
      <w:tcPr>
        <w:tcBorders>
          <w:top w:val="none" w:sz="0" w:space="0" w:color="000000"/>
          <w:left w:val="none" w:sz="0" w:space="0" w:color="000000"/>
          <w:bottom w:val="none" w:sz="0" w:space="0" w:color="000000"/>
          <w:right w:val="single" w:sz="4" w:space="0" w:color="A6BFDD" w:themeColor="accent1" w:themeTint="80"/>
        </w:tcBorders>
        <w:shd w:val="clear" w:color="FFFFFF" w:fill="auto"/>
      </w:tcPr>
    </w:tblStylePr>
    <w:tblStylePr w:type="lastCol">
      <w:rPr>
        <w:rFonts w:ascii="Liberation Sans" w:hAnsi="Liberation Sans"/>
        <w:i/>
        <w:color w:val="A6BFDD" w:themeColor="accent1" w:themeTint="80" w:themeShade="95"/>
        <w:sz w:val="22"/>
      </w:rPr>
      <w:tblPr/>
      <w:tcPr>
        <w:tcBorders>
          <w:top w:val="none" w:sz="0" w:space="0" w:color="000000"/>
          <w:left w:val="single" w:sz="4" w:space="0" w:color="A6BFDD" w:themeColor="accent1" w:themeTint="80"/>
          <w:bottom w:val="none" w:sz="0" w:space="0" w:color="000000"/>
          <w:right w:val="none" w:sz="0" w:space="0" w:color="000000"/>
        </w:tcBorders>
        <w:shd w:val="clear" w:color="FFFFFF" w:fill="auto"/>
      </w:tcPr>
    </w:tblStylePr>
    <w:tblStylePr w:type="band1Vert">
      <w:tblPr/>
      <w:tcPr>
        <w:shd w:val="clear" w:color="DAE5F1" w:themeColor="accent1" w:themeTint="34" w:fill="DAE5F1" w:themeFill="accent1" w:themeFillTint="34"/>
      </w:tcPr>
    </w:tblStylePr>
    <w:tblStylePr w:type="band1Horz">
      <w:rPr>
        <w:rFonts w:ascii="Liberation Sans" w:hAnsi="Liberation Sans"/>
        <w:color w:val="A6BFDD" w:themeColor="accent1" w:themeTint="80" w:themeShade="95"/>
        <w:sz w:val="22"/>
      </w:rPr>
      <w:tblPr/>
      <w:tcPr>
        <w:shd w:val="clear" w:color="DAE5F1" w:themeColor="accent1" w:themeTint="34" w:fill="DAE5F1" w:themeFill="accent1" w:themeFillTint="34"/>
      </w:tcPr>
    </w:tblStylePr>
    <w:tblStylePr w:type="band2Horz">
      <w:rPr>
        <w:rFonts w:ascii="Liberation Sans" w:hAnsi="Liberation Sans"/>
        <w:color w:val="A6BFDD" w:themeColor="accent1" w:themeTint="80" w:themeShade="95"/>
        <w:sz w:val="22"/>
      </w:rPr>
    </w:tblStylePr>
  </w:style>
  <w:style w:type="table" w:customStyle="1" w:styleId="GridTable7Colorful-Accent2">
    <w:name w:val="Grid Table 7 Colorful - Accent 2"/>
    <w:uiPriority w:val="99"/>
    <w:tblPr>
      <w:tblStyleRowBandSize w:val="1"/>
      <w:tblStyleColBandSize w:val="1"/>
      <w:tblInd w:w="0" w:type="dxa"/>
      <w:tblBorders>
        <w:bottom w:val="single" w:sz="4" w:space="0" w:color="D99695" w:themeColor="accent2" w:themeTint="97"/>
        <w:right w:val="single" w:sz="4" w:space="0" w:color="D99695" w:themeColor="accent2" w:themeTint="97"/>
        <w:insideH w:val="single" w:sz="4" w:space="0" w:color="D99695" w:themeColor="accent2" w:themeTint="97"/>
        <w:insideV w:val="single" w:sz="4" w:space="0" w:color="D99695" w:themeColor="accent2" w:themeTint="97"/>
      </w:tblBorders>
      <w:tblCellMar>
        <w:top w:w="0" w:type="dxa"/>
        <w:left w:w="0" w:type="dxa"/>
        <w:bottom w:w="0" w:type="dxa"/>
        <w:right w:w="0" w:type="dxa"/>
      </w:tblCellMar>
    </w:tblPr>
    <w:tblStylePr w:type="firstRow">
      <w:rPr>
        <w:rFonts w:ascii="Liberation Sans" w:hAnsi="Liberation Sans"/>
        <w:b/>
        <w:color w:val="D99695" w:themeColor="accent2" w:themeTint="97" w:themeShade="95"/>
        <w:sz w:val="22"/>
      </w:rPr>
      <w:tblPr/>
      <w:tcPr>
        <w:tcBorders>
          <w:top w:val="none" w:sz="0" w:space="0" w:color="000000"/>
          <w:left w:val="none" w:sz="0" w:space="0" w:color="000000"/>
          <w:bottom w:val="single" w:sz="4" w:space="0" w:color="D99695" w:themeColor="accent2" w:themeTint="97"/>
          <w:right w:val="none" w:sz="0" w:space="0" w:color="000000"/>
        </w:tcBorders>
        <w:shd w:val="clear" w:color="FFFFFF" w:themeColor="light1" w:fill="FFFFFF" w:themeFill="light1"/>
      </w:tcPr>
    </w:tblStylePr>
    <w:tblStylePr w:type="lastRow">
      <w:rPr>
        <w:rFonts w:ascii="Liberation Sans" w:hAnsi="Liberation Sans"/>
        <w:b/>
        <w:color w:val="D99695" w:themeColor="accent2" w:themeTint="97" w:themeShade="95"/>
        <w:sz w:val="22"/>
      </w:rPr>
      <w:tblPr/>
      <w:tcPr>
        <w:tcBorders>
          <w:top w:val="single" w:sz="4" w:space="0" w:color="D99695" w:themeColor="accent2" w:themeTint="97"/>
          <w:left w:val="none" w:sz="0" w:space="0" w:color="000000"/>
          <w:bottom w:val="none" w:sz="0" w:space="0" w:color="000000"/>
          <w:right w:val="none" w:sz="0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Liberation Sans" w:hAnsi="Liberation Sans"/>
        <w:i/>
        <w:color w:val="D99695" w:themeColor="accent2" w:themeTint="97" w:themeShade="95"/>
        <w:sz w:val="22"/>
      </w:rPr>
      <w:tblPr/>
      <w:tcPr>
        <w:tcBorders>
          <w:top w:val="none" w:sz="0" w:space="0" w:color="000000"/>
          <w:left w:val="none" w:sz="0" w:space="0" w:color="000000"/>
          <w:bottom w:val="none" w:sz="0" w:space="0" w:color="000000"/>
          <w:right w:val="single" w:sz="4" w:space="0" w:color="D99695" w:themeColor="accent2" w:themeTint="97"/>
        </w:tcBorders>
        <w:shd w:val="clear" w:color="FFFFFF" w:fill="auto"/>
      </w:tcPr>
    </w:tblStylePr>
    <w:tblStylePr w:type="lastCol">
      <w:rPr>
        <w:rFonts w:ascii="Liberation Sans" w:hAnsi="Liberation Sans"/>
        <w:i/>
        <w:color w:val="D99695" w:themeColor="accent2" w:themeTint="97" w:themeShade="95"/>
        <w:sz w:val="22"/>
      </w:rPr>
      <w:tblPr/>
      <w:tcPr>
        <w:tcBorders>
          <w:top w:val="none" w:sz="0" w:space="0" w:color="000000"/>
          <w:left w:val="single" w:sz="4" w:space="0" w:color="D99695" w:themeColor="accent2" w:themeTint="97"/>
          <w:bottom w:val="none" w:sz="0" w:space="0" w:color="000000"/>
          <w:right w:val="none" w:sz="0" w:space="0" w:color="000000"/>
        </w:tcBorders>
        <w:shd w:val="clear" w:color="FFFFFF" w:fill="auto"/>
      </w:tcPr>
    </w:tblStylePr>
    <w:tblStylePr w:type="band1Vert">
      <w:tblPr/>
      <w:tcPr>
        <w:shd w:val="clear" w:color="F2DCDC" w:themeColor="accent2" w:themeTint="32" w:fill="F2DCDC" w:themeFill="accent2" w:themeFillTint="32"/>
      </w:tcPr>
    </w:tblStylePr>
    <w:tblStylePr w:type="band1Horz">
      <w:rPr>
        <w:rFonts w:ascii="Liberation Sans" w:hAnsi="Liberation Sans"/>
        <w:color w:val="D99695" w:themeColor="accent2" w:themeTint="97" w:themeShade="95"/>
        <w:sz w:val="22"/>
      </w:rPr>
      <w:tblPr/>
      <w:tcPr>
        <w:shd w:val="clear" w:color="F2DCDC" w:themeColor="accent2" w:themeTint="32" w:fill="F2DCDC" w:themeFill="accent2" w:themeFillTint="32"/>
      </w:tcPr>
    </w:tblStylePr>
    <w:tblStylePr w:type="band2Horz">
      <w:rPr>
        <w:rFonts w:ascii="Liberation Sans" w:hAnsi="Liberation Sans"/>
        <w:color w:val="D99695" w:themeColor="accent2" w:themeTint="97" w:themeShade="95"/>
        <w:sz w:val="22"/>
      </w:rPr>
    </w:tblStylePr>
  </w:style>
  <w:style w:type="table" w:customStyle="1" w:styleId="GridTable7Colorful-Accent3">
    <w:name w:val="Grid Table 7 Colorful - Accent 3"/>
    <w:uiPriority w:val="99"/>
    <w:tblPr>
      <w:tblStyleRowBandSize w:val="1"/>
      <w:tblStyleColBandSize w:val="1"/>
      <w:tblInd w:w="0" w:type="dxa"/>
      <w:tblBorders>
        <w:bottom w:val="single" w:sz="4" w:space="0" w:color="9ABB59" w:themeColor="accent3" w:themeTint="FE"/>
        <w:right w:val="single" w:sz="4" w:space="0" w:color="9ABB59" w:themeColor="accent3" w:themeTint="FE"/>
        <w:insideH w:val="single" w:sz="4" w:space="0" w:color="9ABB59" w:themeColor="accent3" w:themeTint="FE"/>
        <w:insideV w:val="single" w:sz="4" w:space="0" w:color="9ABB59" w:themeColor="accent3" w:themeTint="FE"/>
      </w:tblBorders>
      <w:tblCellMar>
        <w:top w:w="0" w:type="dxa"/>
        <w:left w:w="0" w:type="dxa"/>
        <w:bottom w:w="0" w:type="dxa"/>
        <w:right w:w="0" w:type="dxa"/>
      </w:tblCellMar>
    </w:tblPr>
    <w:tblStylePr w:type="firstRow">
      <w:rPr>
        <w:rFonts w:ascii="Liberation Sans" w:hAnsi="Liberation Sans"/>
        <w:b/>
        <w:color w:val="9ABB59" w:themeColor="accent3" w:themeTint="FE" w:themeShade="95"/>
        <w:sz w:val="22"/>
      </w:rPr>
      <w:tblPr/>
      <w:tcPr>
        <w:tcBorders>
          <w:top w:val="none" w:sz="0" w:space="0" w:color="000000"/>
          <w:left w:val="none" w:sz="0" w:space="0" w:color="000000"/>
          <w:bottom w:val="single" w:sz="4" w:space="0" w:color="9ABB59" w:themeColor="accent3" w:themeTint="FE"/>
          <w:right w:val="none" w:sz="0" w:space="0" w:color="000000"/>
        </w:tcBorders>
        <w:shd w:val="clear" w:color="FFFFFF" w:themeColor="light1" w:fill="FFFFFF" w:themeFill="light1"/>
      </w:tcPr>
    </w:tblStylePr>
    <w:tblStylePr w:type="lastRow">
      <w:rPr>
        <w:rFonts w:ascii="Liberation Sans" w:hAnsi="Liberation Sans"/>
        <w:b/>
        <w:color w:val="9ABB59" w:themeColor="accent3" w:themeTint="FE" w:themeShade="95"/>
        <w:sz w:val="22"/>
      </w:rPr>
      <w:tblPr/>
      <w:tcPr>
        <w:tcBorders>
          <w:top w:val="single" w:sz="4" w:space="0" w:color="9ABB59" w:themeColor="accent3" w:themeTint="FE"/>
          <w:left w:val="none" w:sz="0" w:space="0" w:color="000000"/>
          <w:bottom w:val="none" w:sz="0" w:space="0" w:color="000000"/>
          <w:right w:val="none" w:sz="0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Liberation Sans" w:hAnsi="Liberation Sans"/>
        <w:i/>
        <w:color w:val="9ABB59" w:themeColor="accent3" w:themeTint="FE" w:themeShade="95"/>
        <w:sz w:val="22"/>
      </w:rPr>
      <w:tblPr/>
      <w:tcPr>
        <w:tcBorders>
          <w:top w:val="none" w:sz="0" w:space="0" w:color="000000"/>
          <w:left w:val="none" w:sz="0" w:space="0" w:color="000000"/>
          <w:bottom w:val="none" w:sz="0" w:space="0" w:color="000000"/>
          <w:right w:val="single" w:sz="4" w:space="0" w:color="9ABB59" w:themeColor="accent3" w:themeTint="FE"/>
        </w:tcBorders>
        <w:shd w:val="clear" w:color="FFFFFF" w:fill="auto"/>
      </w:tcPr>
    </w:tblStylePr>
    <w:tblStylePr w:type="lastCol">
      <w:rPr>
        <w:rFonts w:ascii="Liberation Sans" w:hAnsi="Liberation Sans"/>
        <w:i/>
        <w:color w:val="9ABB59" w:themeColor="accent3" w:themeTint="FE" w:themeShade="95"/>
        <w:sz w:val="22"/>
      </w:rPr>
      <w:tblPr/>
      <w:tcPr>
        <w:tcBorders>
          <w:top w:val="none" w:sz="0" w:space="0" w:color="000000"/>
          <w:left w:val="single" w:sz="4" w:space="0" w:color="9ABB59" w:themeColor="accent3" w:themeTint="FE"/>
          <w:bottom w:val="none" w:sz="0" w:space="0" w:color="000000"/>
          <w:right w:val="none" w:sz="0" w:space="0" w:color="000000"/>
        </w:tcBorders>
        <w:shd w:val="clear" w:color="FFFFFF" w:fill="auto"/>
      </w:tcPr>
    </w:tblStylePr>
    <w:tblStylePr w:type="band1Vert">
      <w:tblPr/>
      <w:tcPr>
        <w:shd w:val="clear" w:color="EAF1DC" w:themeColor="accent3" w:themeTint="34" w:fill="EAF1DC" w:themeFill="accent3" w:themeFillTint="34"/>
      </w:tcPr>
    </w:tblStylePr>
    <w:tblStylePr w:type="band1Horz">
      <w:rPr>
        <w:rFonts w:ascii="Liberation Sans" w:hAnsi="Liberation Sans"/>
        <w:color w:val="9ABB59" w:themeColor="accent3" w:themeTint="FE" w:themeShade="95"/>
        <w:sz w:val="22"/>
      </w:rPr>
      <w:tblPr/>
      <w:tcPr>
        <w:shd w:val="clear" w:color="EAF1DC" w:themeColor="accent3" w:themeTint="34" w:fill="EAF1DC" w:themeFill="accent3" w:themeFillTint="34"/>
      </w:tcPr>
    </w:tblStylePr>
    <w:tblStylePr w:type="band2Horz">
      <w:rPr>
        <w:rFonts w:ascii="Liberation Sans" w:hAnsi="Liberation Sans"/>
        <w:color w:val="9ABB59" w:themeColor="accent3" w:themeTint="FE" w:themeShade="95"/>
        <w:sz w:val="22"/>
      </w:rPr>
    </w:tblStylePr>
  </w:style>
  <w:style w:type="table" w:customStyle="1" w:styleId="GridTable7Colorful-Accent4">
    <w:name w:val="Grid Table 7 Colorful - Accent 4"/>
    <w:uiPriority w:val="99"/>
    <w:tblPr>
      <w:tblStyleRowBandSize w:val="1"/>
      <w:tblStyleColBandSize w:val="1"/>
      <w:tblInd w:w="0" w:type="dxa"/>
      <w:tblBorders>
        <w:bottom w:val="single" w:sz="4" w:space="0" w:color="B2A1C6" w:themeColor="accent4" w:themeTint="9A"/>
        <w:right w:val="single" w:sz="4" w:space="0" w:color="B2A1C6" w:themeColor="accent4" w:themeTint="9A"/>
        <w:insideH w:val="single" w:sz="4" w:space="0" w:color="B2A1C6" w:themeColor="accent4" w:themeTint="9A"/>
        <w:insideV w:val="single" w:sz="4" w:space="0" w:color="B2A1C6" w:themeColor="accent4" w:themeTint="9A"/>
      </w:tblBorders>
      <w:tblCellMar>
        <w:top w:w="0" w:type="dxa"/>
        <w:left w:w="0" w:type="dxa"/>
        <w:bottom w:w="0" w:type="dxa"/>
        <w:right w:w="0" w:type="dxa"/>
      </w:tblCellMar>
    </w:tblPr>
    <w:tblStylePr w:type="firstRow">
      <w:rPr>
        <w:rFonts w:ascii="Liberation Sans" w:hAnsi="Liberation Sans"/>
        <w:b/>
        <w:color w:val="B2A1C6" w:themeColor="accent4" w:themeTint="9A" w:themeShade="95"/>
        <w:sz w:val="22"/>
      </w:rPr>
      <w:tblPr/>
      <w:tcPr>
        <w:tcBorders>
          <w:top w:val="none" w:sz="0" w:space="0" w:color="000000"/>
          <w:left w:val="none" w:sz="0" w:space="0" w:color="000000"/>
          <w:bottom w:val="single" w:sz="4" w:space="0" w:color="B2A1C6" w:themeColor="accent4" w:themeTint="9A"/>
          <w:right w:val="none" w:sz="0" w:space="0" w:color="000000"/>
        </w:tcBorders>
        <w:shd w:val="clear" w:color="FFFFFF" w:themeColor="light1" w:fill="FFFFFF" w:themeFill="light1"/>
      </w:tcPr>
    </w:tblStylePr>
    <w:tblStylePr w:type="lastRow">
      <w:rPr>
        <w:rFonts w:ascii="Liberation Sans" w:hAnsi="Liberation Sans"/>
        <w:b/>
        <w:color w:val="B2A1C6" w:themeColor="accent4" w:themeTint="9A" w:themeShade="95"/>
        <w:sz w:val="22"/>
      </w:rPr>
      <w:tblPr/>
      <w:tcPr>
        <w:tcBorders>
          <w:top w:val="single" w:sz="4" w:space="0" w:color="B2A1C6" w:themeColor="accent4" w:themeTint="9A"/>
          <w:left w:val="none" w:sz="0" w:space="0" w:color="000000"/>
          <w:bottom w:val="none" w:sz="0" w:space="0" w:color="000000"/>
          <w:right w:val="none" w:sz="0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Liberation Sans" w:hAnsi="Liberation Sans"/>
        <w:i/>
        <w:color w:val="B2A1C6" w:themeColor="accent4" w:themeTint="9A" w:themeShade="95"/>
        <w:sz w:val="22"/>
      </w:rPr>
      <w:tblPr/>
      <w:tcPr>
        <w:tcBorders>
          <w:top w:val="none" w:sz="0" w:space="0" w:color="000000"/>
          <w:left w:val="none" w:sz="0" w:space="0" w:color="000000"/>
          <w:bottom w:val="none" w:sz="0" w:space="0" w:color="000000"/>
          <w:right w:val="single" w:sz="4" w:space="0" w:color="B2A1C6" w:themeColor="accent4" w:themeTint="9A"/>
        </w:tcBorders>
        <w:shd w:val="clear" w:color="FFFFFF" w:fill="auto"/>
      </w:tcPr>
    </w:tblStylePr>
    <w:tblStylePr w:type="lastCol">
      <w:rPr>
        <w:rFonts w:ascii="Liberation Sans" w:hAnsi="Liberation Sans"/>
        <w:i/>
        <w:color w:val="B2A1C6" w:themeColor="accent4" w:themeTint="9A" w:themeShade="95"/>
        <w:sz w:val="22"/>
      </w:rPr>
      <w:tblPr/>
      <w:tcPr>
        <w:tcBorders>
          <w:top w:val="none" w:sz="0" w:space="0" w:color="000000"/>
          <w:left w:val="single" w:sz="4" w:space="0" w:color="B2A1C6" w:themeColor="accent4" w:themeTint="9A"/>
          <w:bottom w:val="none" w:sz="0" w:space="0" w:color="000000"/>
          <w:right w:val="none" w:sz="0" w:space="0" w:color="000000"/>
        </w:tcBorders>
        <w:shd w:val="clear" w:color="FFFFFF" w:fill="auto"/>
      </w:tcPr>
    </w:tblStylePr>
    <w:tblStylePr w:type="band1Vert">
      <w:tblPr/>
      <w:tcPr>
        <w:shd w:val="clear" w:color="E5DFEC" w:themeColor="accent4" w:themeTint="34" w:fill="E5DFEC" w:themeFill="accent4" w:themeFillTint="34"/>
      </w:tcPr>
    </w:tblStylePr>
    <w:tblStylePr w:type="band1Horz">
      <w:rPr>
        <w:rFonts w:ascii="Liberation Sans" w:hAnsi="Liberation Sans"/>
        <w:color w:val="B2A1C6" w:themeColor="accent4" w:themeTint="9A" w:themeShade="95"/>
        <w:sz w:val="22"/>
      </w:rPr>
      <w:tblPr/>
      <w:tcPr>
        <w:shd w:val="clear" w:color="E5DFEC" w:themeColor="accent4" w:themeTint="34" w:fill="E5DFEC" w:themeFill="accent4" w:themeFillTint="34"/>
      </w:tcPr>
    </w:tblStylePr>
    <w:tblStylePr w:type="band2Horz">
      <w:rPr>
        <w:rFonts w:ascii="Liberation Sans" w:hAnsi="Liberation Sans"/>
        <w:color w:val="B2A1C6" w:themeColor="accent4" w:themeTint="9A" w:themeShade="95"/>
        <w:sz w:val="22"/>
      </w:rPr>
    </w:tblStylePr>
  </w:style>
  <w:style w:type="table" w:customStyle="1" w:styleId="GridTable7Colorful-Accent5">
    <w:name w:val="Grid Table 7 Colorful - Accent 5"/>
    <w:uiPriority w:val="99"/>
    <w:tblPr>
      <w:tblStyleRowBandSize w:val="1"/>
      <w:tblStyleColBandSize w:val="1"/>
      <w:tblInd w:w="0" w:type="dxa"/>
      <w:tblBorders>
        <w:bottom w:val="single" w:sz="4" w:space="0" w:color="99D0DE" w:themeColor="accent5" w:themeTint="90"/>
        <w:right w:val="single" w:sz="4" w:space="0" w:color="99D0DE" w:themeColor="accent5" w:themeTint="90"/>
        <w:insideH w:val="single" w:sz="4" w:space="0" w:color="99D0DE" w:themeColor="accent5" w:themeTint="90"/>
        <w:insideV w:val="single" w:sz="4" w:space="0" w:color="99D0DE" w:themeColor="accent5" w:themeTint="90"/>
      </w:tblBorders>
      <w:tblCellMar>
        <w:top w:w="0" w:type="dxa"/>
        <w:left w:w="0" w:type="dxa"/>
        <w:bottom w:w="0" w:type="dxa"/>
        <w:right w:w="0" w:type="dxa"/>
      </w:tblCellMar>
    </w:tblPr>
    <w:tblStylePr w:type="firstRow">
      <w:rPr>
        <w:rFonts w:ascii="Liberation Sans" w:hAnsi="Liberation Sans"/>
        <w:b/>
        <w:color w:val="266779" w:themeColor="accent5" w:themeShade="95"/>
        <w:sz w:val="22"/>
      </w:rPr>
      <w:tblPr/>
      <w:tcPr>
        <w:tcBorders>
          <w:top w:val="none" w:sz="0" w:space="0" w:color="000000"/>
          <w:left w:val="none" w:sz="0" w:space="0" w:color="000000"/>
          <w:bottom w:val="single" w:sz="4" w:space="0" w:color="99D0DE" w:themeColor="accent5" w:themeTint="90"/>
          <w:right w:val="none" w:sz="0" w:space="0" w:color="000000"/>
        </w:tcBorders>
        <w:shd w:val="clear" w:color="FFFFFF" w:themeColor="light1" w:fill="FFFFFF" w:themeFill="light1"/>
      </w:tcPr>
    </w:tblStylePr>
    <w:tblStylePr w:type="lastRow">
      <w:rPr>
        <w:rFonts w:ascii="Liberation Sans" w:hAnsi="Liberation Sans"/>
        <w:b/>
        <w:color w:val="266779" w:themeColor="accent5" w:themeShade="95"/>
        <w:sz w:val="22"/>
      </w:rPr>
      <w:tblPr/>
      <w:tcPr>
        <w:tcBorders>
          <w:top w:val="single" w:sz="4" w:space="0" w:color="99D0DE" w:themeColor="accent5" w:themeTint="90"/>
          <w:left w:val="none" w:sz="0" w:space="0" w:color="000000"/>
          <w:bottom w:val="none" w:sz="0" w:space="0" w:color="000000"/>
          <w:right w:val="none" w:sz="0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Liberation Sans" w:hAnsi="Liberation Sans"/>
        <w:i/>
        <w:color w:val="266779" w:themeColor="accent5" w:themeShade="95"/>
        <w:sz w:val="22"/>
      </w:rPr>
      <w:tblPr/>
      <w:tcPr>
        <w:tcBorders>
          <w:top w:val="none" w:sz="0" w:space="0" w:color="000000"/>
          <w:left w:val="none" w:sz="0" w:space="0" w:color="000000"/>
          <w:bottom w:val="none" w:sz="0" w:space="0" w:color="000000"/>
          <w:right w:val="single" w:sz="4" w:space="0" w:color="99D0DE" w:themeColor="accent5" w:themeTint="90"/>
        </w:tcBorders>
        <w:shd w:val="clear" w:color="FFFFFF" w:fill="auto"/>
      </w:tcPr>
    </w:tblStylePr>
    <w:tblStylePr w:type="lastCol">
      <w:rPr>
        <w:rFonts w:ascii="Liberation Sans" w:hAnsi="Liberation Sans"/>
        <w:i/>
        <w:color w:val="266779" w:themeColor="accent5" w:themeShade="95"/>
        <w:sz w:val="22"/>
      </w:rPr>
      <w:tblPr/>
      <w:tcPr>
        <w:tcBorders>
          <w:top w:val="none" w:sz="0" w:space="0" w:color="000000"/>
          <w:left w:val="single" w:sz="4" w:space="0" w:color="99D0DE" w:themeColor="accent5" w:themeTint="90"/>
          <w:bottom w:val="none" w:sz="0" w:space="0" w:color="000000"/>
          <w:right w:val="none" w:sz="0" w:space="0" w:color="000000"/>
        </w:tcBorders>
        <w:shd w:val="clear" w:color="FFFFFF" w:fill="auto"/>
      </w:tcPr>
    </w:tblStylePr>
    <w:tblStylePr w:type="band1Vert">
      <w:tblPr/>
      <w:tcPr>
        <w:shd w:val="clear" w:color="DAEEF3" w:themeColor="accent5" w:themeTint="34" w:fill="DAEEF3" w:themeFill="accent5" w:themeFillTint="34"/>
      </w:tcPr>
    </w:tblStylePr>
    <w:tblStylePr w:type="band1Horz">
      <w:rPr>
        <w:rFonts w:ascii="Liberation Sans" w:hAnsi="Liberation Sans"/>
        <w:color w:val="266779" w:themeColor="accent5" w:themeShade="95"/>
        <w:sz w:val="22"/>
      </w:rPr>
      <w:tblPr/>
      <w:tcPr>
        <w:shd w:val="clear" w:color="DAEEF3" w:themeColor="accent5" w:themeTint="34" w:fill="DAEEF3" w:themeFill="accent5" w:themeFillTint="34"/>
      </w:tcPr>
    </w:tblStylePr>
    <w:tblStylePr w:type="band2Horz">
      <w:rPr>
        <w:rFonts w:ascii="Liberation Sans" w:hAnsi="Liberation Sans"/>
        <w:color w:val="266779" w:themeColor="accent5" w:themeShade="95"/>
        <w:sz w:val="22"/>
      </w:rPr>
    </w:tblStylePr>
  </w:style>
  <w:style w:type="table" w:customStyle="1" w:styleId="GridTable7Colorful-Accent6">
    <w:name w:val="Grid Table 7 Colorful - Accent 6"/>
    <w:uiPriority w:val="99"/>
    <w:tblPr>
      <w:tblStyleRowBandSize w:val="1"/>
      <w:tblStyleColBandSize w:val="1"/>
      <w:tblInd w:w="0" w:type="dxa"/>
      <w:tblBorders>
        <w:bottom w:val="single" w:sz="4" w:space="0" w:color="FAC396" w:themeColor="accent6" w:themeTint="90"/>
        <w:right w:val="single" w:sz="4" w:space="0" w:color="FAC396" w:themeColor="accent6" w:themeTint="90"/>
        <w:insideH w:val="single" w:sz="4" w:space="0" w:color="FAC396" w:themeColor="accent6" w:themeTint="90"/>
        <w:insideV w:val="single" w:sz="4" w:space="0" w:color="FAC396" w:themeColor="accent6" w:themeTint="90"/>
      </w:tblBorders>
      <w:tblCellMar>
        <w:top w:w="0" w:type="dxa"/>
        <w:left w:w="0" w:type="dxa"/>
        <w:bottom w:w="0" w:type="dxa"/>
        <w:right w:w="0" w:type="dxa"/>
      </w:tblCellMar>
    </w:tblPr>
    <w:tblStylePr w:type="firstRow">
      <w:rPr>
        <w:rFonts w:ascii="Liberation Sans" w:hAnsi="Liberation Sans"/>
        <w:b/>
        <w:color w:val="B15407" w:themeColor="accent6" w:themeShade="95"/>
        <w:sz w:val="22"/>
      </w:rPr>
      <w:tblPr/>
      <w:tcPr>
        <w:tcBorders>
          <w:top w:val="none" w:sz="0" w:space="0" w:color="000000"/>
          <w:left w:val="none" w:sz="0" w:space="0" w:color="000000"/>
          <w:bottom w:val="single" w:sz="4" w:space="0" w:color="FAC396" w:themeColor="accent6" w:themeTint="90"/>
          <w:right w:val="none" w:sz="0" w:space="0" w:color="000000"/>
        </w:tcBorders>
        <w:shd w:val="clear" w:color="FFFFFF" w:themeColor="light1" w:fill="FFFFFF" w:themeFill="light1"/>
      </w:tcPr>
    </w:tblStylePr>
    <w:tblStylePr w:type="lastRow">
      <w:rPr>
        <w:rFonts w:ascii="Liberation Sans" w:hAnsi="Liberation Sans"/>
        <w:b/>
        <w:color w:val="B15407" w:themeColor="accent6" w:themeShade="95"/>
        <w:sz w:val="22"/>
      </w:rPr>
      <w:tblPr/>
      <w:tcPr>
        <w:tcBorders>
          <w:top w:val="single" w:sz="4" w:space="0" w:color="FAC396" w:themeColor="accent6" w:themeTint="90"/>
          <w:left w:val="none" w:sz="0" w:space="0" w:color="000000"/>
          <w:bottom w:val="none" w:sz="0" w:space="0" w:color="000000"/>
          <w:right w:val="none" w:sz="0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Liberation Sans" w:hAnsi="Liberation Sans"/>
        <w:i/>
        <w:color w:val="B15407" w:themeColor="accent6" w:themeShade="95"/>
        <w:sz w:val="22"/>
      </w:rPr>
      <w:tblPr/>
      <w:tcPr>
        <w:tcBorders>
          <w:top w:val="none" w:sz="0" w:space="0" w:color="000000"/>
          <w:left w:val="none" w:sz="0" w:space="0" w:color="000000"/>
          <w:bottom w:val="none" w:sz="0" w:space="0" w:color="000000"/>
          <w:right w:val="single" w:sz="4" w:space="0" w:color="FAC396" w:themeColor="accent6" w:themeTint="90"/>
        </w:tcBorders>
        <w:shd w:val="clear" w:color="FFFFFF" w:fill="auto"/>
      </w:tcPr>
    </w:tblStylePr>
    <w:tblStylePr w:type="lastCol">
      <w:rPr>
        <w:rFonts w:ascii="Liberation Sans" w:hAnsi="Liberation Sans"/>
        <w:i/>
        <w:color w:val="B15407" w:themeColor="accent6" w:themeShade="95"/>
        <w:sz w:val="22"/>
      </w:rPr>
      <w:tblPr/>
      <w:tcPr>
        <w:tcBorders>
          <w:top w:val="none" w:sz="0" w:space="0" w:color="000000"/>
          <w:left w:val="single" w:sz="4" w:space="0" w:color="FAC396" w:themeColor="accent6" w:themeTint="90"/>
          <w:bottom w:val="none" w:sz="0" w:space="0" w:color="000000"/>
          <w:right w:val="none" w:sz="0" w:space="0" w:color="000000"/>
        </w:tcBorders>
        <w:shd w:val="clear" w:color="FFFFFF" w:fill="auto"/>
      </w:tcPr>
    </w:tblStylePr>
    <w:tblStylePr w:type="band1Vert">
      <w:tblPr/>
      <w:tcPr>
        <w:shd w:val="clear" w:color="FDE9D8" w:themeColor="accent6" w:themeTint="34" w:fill="FDE9D8" w:themeFill="accent6" w:themeFillTint="34"/>
      </w:tcPr>
    </w:tblStylePr>
    <w:tblStylePr w:type="band1Horz">
      <w:rPr>
        <w:rFonts w:ascii="Liberation Sans" w:hAnsi="Liberation Sans"/>
        <w:color w:val="B15407" w:themeColor="accent6" w:themeShade="95"/>
        <w:sz w:val="22"/>
      </w:rPr>
      <w:tblPr/>
      <w:tcPr>
        <w:shd w:val="clear" w:color="FDE9D8" w:themeColor="accent6" w:themeTint="34" w:fill="FDE9D8" w:themeFill="accent6" w:themeFillTint="34"/>
      </w:tcPr>
    </w:tblStylePr>
    <w:tblStylePr w:type="band2Horz">
      <w:rPr>
        <w:rFonts w:ascii="Liberation Sans" w:hAnsi="Liberation Sans"/>
        <w:color w:val="B15407" w:themeColor="accent6" w:themeShade="95"/>
        <w:sz w:val="22"/>
      </w:rPr>
    </w:tblStylePr>
  </w:style>
  <w:style w:type="table" w:styleId="-10">
    <w:name w:val="List Table 1 Light"/>
    <w:uiPriority w:val="99"/>
    <w:tblPr>
      <w:tblStyleRowBandSize w:val="1"/>
      <w:tblStyleColBandSize w:val="1"/>
      <w:tblInd w:w="0" w:type="dxa"/>
      <w:tblCellMar>
        <w:top w:w="0" w:type="dxa"/>
        <w:left w:w="0" w:type="dxa"/>
        <w:bottom w:w="0" w:type="dxa"/>
        <w:right w:w="0" w:type="dxa"/>
      </w:tblCellMar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000000" w:themeColor="text1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000000" w:themeColor="text1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BFBFBF" w:themeColor="text1" w:themeTint="40" w:fill="BFBFBF" w:themeFill="text1" w:themeFillTint="40"/>
      </w:tcPr>
    </w:tblStylePr>
    <w:tblStylePr w:type="band1Horz">
      <w:tblPr/>
      <w:tcPr>
        <w:shd w:val="clear" w:color="BFBFBF" w:themeColor="text1" w:themeTint="40" w:fill="BFBFBF" w:themeFill="text1" w:themeFillTint="40"/>
      </w:tcPr>
    </w:tblStylePr>
  </w:style>
  <w:style w:type="table" w:customStyle="1" w:styleId="ListTable1Light-Accent1">
    <w:name w:val="List Table 1 Light - Accent 1"/>
    <w:uiPriority w:val="99"/>
    <w:tblPr>
      <w:tblStyleRowBandSize w:val="1"/>
      <w:tblStyleColBandSize w:val="1"/>
      <w:tblInd w:w="0" w:type="dxa"/>
      <w:tblCellMar>
        <w:top w:w="0" w:type="dxa"/>
        <w:left w:w="0" w:type="dxa"/>
        <w:bottom w:w="0" w:type="dxa"/>
        <w:right w:w="0" w:type="dxa"/>
      </w:tblCellMar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4F81BD" w:themeColor="accent1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4F81BD" w:themeColor="accent1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D2DFEE" w:themeColor="accent1" w:themeTint="40" w:fill="D2DFEE" w:themeFill="accent1" w:themeFillTint="40"/>
      </w:tcPr>
    </w:tblStylePr>
    <w:tblStylePr w:type="band1Horz">
      <w:tblPr/>
      <w:tcPr>
        <w:shd w:val="clear" w:color="D2DFEE" w:themeColor="accent1" w:themeTint="40" w:fill="D2DFEE" w:themeFill="accent1" w:themeFillTint="40"/>
      </w:tcPr>
    </w:tblStylePr>
  </w:style>
  <w:style w:type="table" w:customStyle="1" w:styleId="ListTable1Light-Accent2">
    <w:name w:val="List Table 1 Light - Accent 2"/>
    <w:uiPriority w:val="99"/>
    <w:tblPr>
      <w:tblStyleRowBandSize w:val="1"/>
      <w:tblStyleColBandSize w:val="1"/>
      <w:tblInd w:w="0" w:type="dxa"/>
      <w:tblCellMar>
        <w:top w:w="0" w:type="dxa"/>
        <w:left w:w="0" w:type="dxa"/>
        <w:bottom w:w="0" w:type="dxa"/>
        <w:right w:w="0" w:type="dxa"/>
      </w:tblCellMar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C0504D" w:themeColor="accent2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C0504D" w:themeColor="accent2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EFD2D2" w:themeColor="accent2" w:themeTint="40" w:fill="EFD2D2" w:themeFill="accent2" w:themeFillTint="40"/>
      </w:tcPr>
    </w:tblStylePr>
    <w:tblStylePr w:type="band1Horz">
      <w:tblPr/>
      <w:tcPr>
        <w:shd w:val="clear" w:color="EFD2D2" w:themeColor="accent2" w:themeTint="40" w:fill="EFD2D2" w:themeFill="accent2" w:themeFillTint="40"/>
      </w:tcPr>
    </w:tblStylePr>
  </w:style>
  <w:style w:type="table" w:customStyle="1" w:styleId="ListTable1Light-Accent3">
    <w:name w:val="List Table 1 Light - Accent 3"/>
    <w:uiPriority w:val="99"/>
    <w:tblPr>
      <w:tblStyleRowBandSize w:val="1"/>
      <w:tblStyleColBandSize w:val="1"/>
      <w:tblInd w:w="0" w:type="dxa"/>
      <w:tblCellMar>
        <w:top w:w="0" w:type="dxa"/>
        <w:left w:w="0" w:type="dxa"/>
        <w:bottom w:w="0" w:type="dxa"/>
        <w:right w:w="0" w:type="dxa"/>
      </w:tblCellMar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9BBB59" w:themeColor="accent3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9BBB59" w:themeColor="accent3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E5EED5" w:themeColor="accent3" w:themeTint="40" w:fill="E5EED5" w:themeFill="accent3" w:themeFillTint="40"/>
      </w:tcPr>
    </w:tblStylePr>
    <w:tblStylePr w:type="band1Horz">
      <w:tblPr/>
      <w:tcPr>
        <w:shd w:val="clear" w:color="E5EED5" w:themeColor="accent3" w:themeTint="40" w:fill="E5EED5" w:themeFill="accent3" w:themeFillTint="40"/>
      </w:tcPr>
    </w:tblStylePr>
  </w:style>
  <w:style w:type="table" w:customStyle="1" w:styleId="ListTable1Light-Accent4">
    <w:name w:val="List Table 1 Light - Accent 4"/>
    <w:uiPriority w:val="99"/>
    <w:tblPr>
      <w:tblStyleRowBandSize w:val="1"/>
      <w:tblStyleColBandSize w:val="1"/>
      <w:tblInd w:w="0" w:type="dxa"/>
      <w:tblCellMar>
        <w:top w:w="0" w:type="dxa"/>
        <w:left w:w="0" w:type="dxa"/>
        <w:bottom w:w="0" w:type="dxa"/>
        <w:right w:w="0" w:type="dxa"/>
      </w:tblCellMar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8064A2" w:themeColor="accent4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8064A2" w:themeColor="accent4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DFD8E7" w:themeColor="accent4" w:themeTint="40" w:fill="DFD8E7" w:themeFill="accent4" w:themeFillTint="40"/>
      </w:tcPr>
    </w:tblStylePr>
    <w:tblStylePr w:type="band1Horz">
      <w:tblPr/>
      <w:tcPr>
        <w:shd w:val="clear" w:color="DFD8E7" w:themeColor="accent4" w:themeTint="40" w:fill="DFD8E7" w:themeFill="accent4" w:themeFillTint="40"/>
      </w:tcPr>
    </w:tblStylePr>
  </w:style>
  <w:style w:type="table" w:customStyle="1" w:styleId="ListTable1Light-Accent5">
    <w:name w:val="List Table 1 Light - Accent 5"/>
    <w:uiPriority w:val="99"/>
    <w:tblPr>
      <w:tblStyleRowBandSize w:val="1"/>
      <w:tblStyleColBandSize w:val="1"/>
      <w:tblInd w:w="0" w:type="dxa"/>
      <w:tblCellMar>
        <w:top w:w="0" w:type="dxa"/>
        <w:left w:w="0" w:type="dxa"/>
        <w:bottom w:w="0" w:type="dxa"/>
        <w:right w:w="0" w:type="dxa"/>
      </w:tblCellMar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4BACC6" w:themeColor="accent5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4BACC6" w:themeColor="accent5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D1EAF0" w:themeColor="accent5" w:themeTint="40" w:fill="D1EAF0" w:themeFill="accent5" w:themeFillTint="40"/>
      </w:tcPr>
    </w:tblStylePr>
    <w:tblStylePr w:type="band1Horz">
      <w:tblPr/>
      <w:tcPr>
        <w:shd w:val="clear" w:color="D1EAF0" w:themeColor="accent5" w:themeTint="40" w:fill="D1EAF0" w:themeFill="accent5" w:themeFillTint="40"/>
      </w:tcPr>
    </w:tblStylePr>
  </w:style>
  <w:style w:type="table" w:customStyle="1" w:styleId="ListTable1Light-Accent6">
    <w:name w:val="List Table 1 Light - Accent 6"/>
    <w:uiPriority w:val="99"/>
    <w:tblPr>
      <w:tblStyleRowBandSize w:val="1"/>
      <w:tblStyleColBandSize w:val="1"/>
      <w:tblInd w:w="0" w:type="dxa"/>
      <w:tblCellMar>
        <w:top w:w="0" w:type="dxa"/>
        <w:left w:w="0" w:type="dxa"/>
        <w:bottom w:w="0" w:type="dxa"/>
        <w:right w:w="0" w:type="dxa"/>
      </w:tblCellMar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F79646" w:themeColor="accent6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F79646" w:themeColor="accent6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FDE4D0" w:themeColor="accent6" w:themeTint="40" w:fill="FDE4D0" w:themeFill="accent6" w:themeFillTint="40"/>
      </w:tcPr>
    </w:tblStylePr>
    <w:tblStylePr w:type="band1Horz">
      <w:tblPr/>
      <w:tcPr>
        <w:shd w:val="clear" w:color="FDE4D0" w:themeColor="accent6" w:themeTint="40" w:fill="FDE4D0" w:themeFill="accent6" w:themeFillTint="40"/>
      </w:tcPr>
    </w:tblStylePr>
  </w:style>
  <w:style w:type="table" w:styleId="-20">
    <w:name w:val="List Table 2"/>
    <w:uiPriority w:val="99"/>
    <w:tblPr>
      <w:tblStyleRowBandSize w:val="1"/>
      <w:tblStyleColBandSize w:val="1"/>
      <w:tblInd w:w="0" w:type="dxa"/>
      <w:tblBorders>
        <w:top w:val="single" w:sz="4" w:space="0" w:color="6F6F6F" w:themeColor="text1" w:themeTint="90"/>
        <w:bottom w:val="single" w:sz="4" w:space="0" w:color="6F6F6F" w:themeColor="text1" w:themeTint="90"/>
        <w:insideH w:val="single" w:sz="4" w:space="0" w:color="6F6F6F" w:themeColor="text1" w:themeTint="90"/>
      </w:tblBorders>
      <w:tblCellMar>
        <w:top w:w="0" w:type="dxa"/>
        <w:left w:w="0" w:type="dxa"/>
        <w:bottom w:w="0" w:type="dxa"/>
        <w:right w:w="0" w:type="dxa"/>
      </w:tblCellMar>
    </w:tblPr>
    <w:tblStylePr w:type="firstRow">
      <w:rPr>
        <w:rFonts w:ascii="Liberation Sans" w:hAnsi="Liberation Sans"/>
        <w:b/>
        <w:color w:val="404040"/>
        <w:sz w:val="22"/>
      </w:rPr>
      <w:tblPr/>
      <w:tcPr>
        <w:tcBorders>
          <w:top w:val="single" w:sz="4" w:space="0" w:color="6F6F6F" w:themeColor="text1" w:themeTint="90"/>
          <w:left w:val="none" w:sz="4" w:space="0" w:color="000000"/>
          <w:bottom w:val="single" w:sz="4" w:space="0" w:color="6F6F6F" w:themeColor="text1" w:themeTint="90"/>
          <w:right w:val="none" w:sz="4" w:space="0" w:color="000000"/>
        </w:tcBorders>
      </w:tcPr>
    </w:tblStylePr>
    <w:tblStylePr w:type="lastRow">
      <w:rPr>
        <w:rFonts w:ascii="Liberation Sans" w:hAnsi="Liberation Sans"/>
        <w:b/>
        <w:color w:val="404040"/>
        <w:sz w:val="22"/>
      </w:rPr>
      <w:tblPr/>
      <w:tcPr>
        <w:tcBorders>
          <w:top w:val="single" w:sz="4" w:space="0" w:color="6F6F6F" w:themeColor="text1" w:themeTint="90"/>
          <w:left w:val="none" w:sz="4" w:space="0" w:color="000000"/>
          <w:bottom w:val="single" w:sz="4" w:space="0" w:color="6F6F6F" w:themeColor="text1" w:themeTint="90"/>
          <w:right w:val="none" w:sz="4" w:space="0" w:color="000000"/>
        </w:tcBorders>
      </w:tcPr>
    </w:tblStylePr>
    <w:tblStylePr w:type="firstCol">
      <w:rPr>
        <w:rFonts w:ascii="Liberation Sans" w:hAnsi="Liberation Sans"/>
        <w:b/>
        <w:color w:val="404040"/>
        <w:sz w:val="22"/>
      </w:rPr>
    </w:tblStylePr>
    <w:tblStylePr w:type="lastCol">
      <w:rPr>
        <w:rFonts w:ascii="Liberation Sans" w:hAnsi="Liberation Sans"/>
        <w:b/>
        <w:color w:val="404040"/>
        <w:sz w:val="22"/>
      </w:rPr>
    </w:tblStylePr>
    <w:tblStylePr w:type="band1Vert">
      <w:rPr>
        <w:rFonts w:ascii="Liberation Sans" w:hAnsi="Liberation Sans"/>
        <w:color w:val="404040"/>
        <w:sz w:val="22"/>
      </w:rPr>
      <w:tblPr/>
      <w:tcPr>
        <w:shd w:val="clear" w:color="BFBFBF" w:themeColor="text1" w:themeTint="40" w:fill="BFBFBF" w:themeFill="text1" w:themeFillTint="40"/>
      </w:tcPr>
    </w:tblStylePr>
    <w:tblStylePr w:type="band1Horz">
      <w:rPr>
        <w:rFonts w:ascii="Liberation Sans" w:hAnsi="Liberation Sans"/>
        <w:color w:val="404040"/>
        <w:sz w:val="22"/>
      </w:rPr>
      <w:tblPr/>
      <w:tcPr>
        <w:shd w:val="clear" w:color="BFBFBF" w:themeColor="text1" w:themeTint="40" w:fill="BFBFBF" w:themeFill="text1" w:themeFillTint="40"/>
      </w:tcPr>
    </w:tblStylePr>
  </w:style>
  <w:style w:type="table" w:customStyle="1" w:styleId="ListTable2-Accent1">
    <w:name w:val="List Table 2 - Accent 1"/>
    <w:uiPriority w:val="99"/>
    <w:tblPr>
      <w:tblStyleRowBandSize w:val="1"/>
      <w:tblStyleColBandSize w:val="1"/>
      <w:tblInd w:w="0" w:type="dxa"/>
      <w:tblBorders>
        <w:top w:val="single" w:sz="4" w:space="0" w:color="9BB7D9" w:themeColor="accent1" w:themeTint="90"/>
        <w:bottom w:val="single" w:sz="4" w:space="0" w:color="9BB7D9" w:themeColor="accent1" w:themeTint="90"/>
        <w:insideH w:val="single" w:sz="4" w:space="0" w:color="9BB7D9" w:themeColor="accent1" w:themeTint="90"/>
      </w:tblBorders>
      <w:tblCellMar>
        <w:top w:w="0" w:type="dxa"/>
        <w:left w:w="0" w:type="dxa"/>
        <w:bottom w:w="0" w:type="dxa"/>
        <w:right w:w="0" w:type="dxa"/>
      </w:tblCellMar>
    </w:tblPr>
    <w:tblStylePr w:type="firstRow">
      <w:rPr>
        <w:rFonts w:ascii="Liberation Sans" w:hAnsi="Liberation Sans"/>
        <w:b/>
        <w:color w:val="404040"/>
        <w:sz w:val="22"/>
      </w:rPr>
      <w:tblPr/>
      <w:tcPr>
        <w:tcBorders>
          <w:top w:val="single" w:sz="4" w:space="0" w:color="9BB7D9" w:themeColor="accent1" w:themeTint="90"/>
          <w:left w:val="none" w:sz="4" w:space="0" w:color="000000"/>
          <w:bottom w:val="single" w:sz="4" w:space="0" w:color="9BB7D9" w:themeColor="accent1" w:themeTint="90"/>
          <w:right w:val="none" w:sz="4" w:space="0" w:color="000000"/>
        </w:tcBorders>
      </w:tcPr>
    </w:tblStylePr>
    <w:tblStylePr w:type="lastRow">
      <w:rPr>
        <w:rFonts w:ascii="Liberation Sans" w:hAnsi="Liberation Sans"/>
        <w:b/>
        <w:color w:val="404040"/>
        <w:sz w:val="22"/>
      </w:rPr>
      <w:tblPr/>
      <w:tcPr>
        <w:tcBorders>
          <w:top w:val="single" w:sz="4" w:space="0" w:color="9BB7D9" w:themeColor="accent1" w:themeTint="90"/>
          <w:left w:val="none" w:sz="4" w:space="0" w:color="000000"/>
          <w:bottom w:val="single" w:sz="4" w:space="0" w:color="9BB7D9" w:themeColor="accent1" w:themeTint="90"/>
          <w:right w:val="none" w:sz="4" w:space="0" w:color="000000"/>
        </w:tcBorders>
      </w:tcPr>
    </w:tblStylePr>
    <w:tblStylePr w:type="firstCol">
      <w:rPr>
        <w:rFonts w:ascii="Liberation Sans" w:hAnsi="Liberation Sans"/>
        <w:b/>
        <w:color w:val="404040"/>
        <w:sz w:val="22"/>
      </w:rPr>
    </w:tblStylePr>
    <w:tblStylePr w:type="lastCol">
      <w:rPr>
        <w:rFonts w:ascii="Liberation Sans" w:hAnsi="Liberation Sans"/>
        <w:b/>
        <w:color w:val="404040"/>
        <w:sz w:val="22"/>
      </w:rPr>
    </w:tblStylePr>
    <w:tblStylePr w:type="band1Vert">
      <w:rPr>
        <w:rFonts w:ascii="Liberation Sans" w:hAnsi="Liberation Sans"/>
        <w:color w:val="404040"/>
        <w:sz w:val="22"/>
      </w:rPr>
      <w:tblPr/>
      <w:tcPr>
        <w:shd w:val="clear" w:color="D2DFEE" w:themeColor="accent1" w:themeTint="40" w:fill="D2DFEE" w:themeFill="accent1" w:themeFillTint="40"/>
      </w:tcPr>
    </w:tblStylePr>
    <w:tblStylePr w:type="band1Horz">
      <w:rPr>
        <w:rFonts w:ascii="Liberation Sans" w:hAnsi="Liberation Sans"/>
        <w:color w:val="404040"/>
        <w:sz w:val="22"/>
      </w:rPr>
      <w:tblPr/>
      <w:tcPr>
        <w:shd w:val="clear" w:color="D2DFEE" w:themeColor="accent1" w:themeTint="40" w:fill="D2DFEE" w:themeFill="accent1" w:themeFillTint="40"/>
      </w:tcPr>
    </w:tblStylePr>
  </w:style>
  <w:style w:type="table" w:customStyle="1" w:styleId="ListTable2-Accent2">
    <w:name w:val="List Table 2 - Accent 2"/>
    <w:uiPriority w:val="99"/>
    <w:tblPr>
      <w:tblStyleRowBandSize w:val="1"/>
      <w:tblStyleColBandSize w:val="1"/>
      <w:tblInd w:w="0" w:type="dxa"/>
      <w:tblBorders>
        <w:top w:val="single" w:sz="4" w:space="0" w:color="DB9B9A" w:themeColor="accent2" w:themeTint="90"/>
        <w:bottom w:val="single" w:sz="4" w:space="0" w:color="DB9B9A" w:themeColor="accent2" w:themeTint="90"/>
        <w:insideH w:val="single" w:sz="4" w:space="0" w:color="DB9B9A" w:themeColor="accent2" w:themeTint="90"/>
      </w:tblBorders>
      <w:tblCellMar>
        <w:top w:w="0" w:type="dxa"/>
        <w:left w:w="0" w:type="dxa"/>
        <w:bottom w:w="0" w:type="dxa"/>
        <w:right w:w="0" w:type="dxa"/>
      </w:tblCellMar>
    </w:tblPr>
    <w:tblStylePr w:type="firstRow">
      <w:rPr>
        <w:rFonts w:ascii="Liberation Sans" w:hAnsi="Liberation Sans"/>
        <w:b/>
        <w:color w:val="404040"/>
        <w:sz w:val="22"/>
      </w:rPr>
      <w:tblPr/>
      <w:tcPr>
        <w:tcBorders>
          <w:top w:val="single" w:sz="4" w:space="0" w:color="DB9B9A" w:themeColor="accent2" w:themeTint="90"/>
          <w:left w:val="none" w:sz="4" w:space="0" w:color="000000"/>
          <w:bottom w:val="single" w:sz="4" w:space="0" w:color="DB9B9A" w:themeColor="accent2" w:themeTint="90"/>
          <w:right w:val="none" w:sz="4" w:space="0" w:color="000000"/>
        </w:tcBorders>
      </w:tcPr>
    </w:tblStylePr>
    <w:tblStylePr w:type="lastRow">
      <w:rPr>
        <w:rFonts w:ascii="Liberation Sans" w:hAnsi="Liberation Sans"/>
        <w:b/>
        <w:color w:val="404040"/>
        <w:sz w:val="22"/>
      </w:rPr>
      <w:tblPr/>
      <w:tcPr>
        <w:tcBorders>
          <w:top w:val="single" w:sz="4" w:space="0" w:color="DB9B9A" w:themeColor="accent2" w:themeTint="90"/>
          <w:left w:val="none" w:sz="4" w:space="0" w:color="000000"/>
          <w:bottom w:val="single" w:sz="4" w:space="0" w:color="DB9B9A" w:themeColor="accent2" w:themeTint="90"/>
          <w:right w:val="none" w:sz="4" w:space="0" w:color="000000"/>
        </w:tcBorders>
      </w:tcPr>
    </w:tblStylePr>
    <w:tblStylePr w:type="firstCol">
      <w:rPr>
        <w:rFonts w:ascii="Liberation Sans" w:hAnsi="Liberation Sans"/>
        <w:b/>
        <w:color w:val="404040"/>
        <w:sz w:val="22"/>
      </w:rPr>
    </w:tblStylePr>
    <w:tblStylePr w:type="lastCol">
      <w:rPr>
        <w:rFonts w:ascii="Liberation Sans" w:hAnsi="Liberation Sans"/>
        <w:b/>
        <w:color w:val="404040"/>
        <w:sz w:val="22"/>
      </w:rPr>
    </w:tblStylePr>
    <w:tblStylePr w:type="band1Vert">
      <w:rPr>
        <w:rFonts w:ascii="Liberation Sans" w:hAnsi="Liberation Sans"/>
        <w:color w:val="404040"/>
        <w:sz w:val="22"/>
      </w:rPr>
      <w:tblPr/>
      <w:tcPr>
        <w:shd w:val="clear" w:color="EFD2D2" w:themeColor="accent2" w:themeTint="40" w:fill="EFD2D2" w:themeFill="accent2" w:themeFillTint="40"/>
      </w:tcPr>
    </w:tblStylePr>
    <w:tblStylePr w:type="band1Horz">
      <w:rPr>
        <w:rFonts w:ascii="Liberation Sans" w:hAnsi="Liberation Sans"/>
        <w:color w:val="404040"/>
        <w:sz w:val="22"/>
      </w:rPr>
      <w:tblPr/>
      <w:tcPr>
        <w:shd w:val="clear" w:color="EFD2D2" w:themeColor="accent2" w:themeTint="40" w:fill="EFD2D2" w:themeFill="accent2" w:themeFillTint="40"/>
      </w:tcPr>
    </w:tblStylePr>
  </w:style>
  <w:style w:type="table" w:customStyle="1" w:styleId="ListTable2-Accent3">
    <w:name w:val="List Table 2 - Accent 3"/>
    <w:uiPriority w:val="99"/>
    <w:tblPr>
      <w:tblStyleRowBandSize w:val="1"/>
      <w:tblStyleColBandSize w:val="1"/>
      <w:tblInd w:w="0" w:type="dxa"/>
      <w:tblBorders>
        <w:top w:val="single" w:sz="4" w:space="0" w:color="C6D8A1" w:themeColor="accent3" w:themeTint="90"/>
        <w:bottom w:val="single" w:sz="4" w:space="0" w:color="C6D8A1" w:themeColor="accent3" w:themeTint="90"/>
        <w:insideH w:val="single" w:sz="4" w:space="0" w:color="C6D8A1" w:themeColor="accent3" w:themeTint="90"/>
      </w:tblBorders>
      <w:tblCellMar>
        <w:top w:w="0" w:type="dxa"/>
        <w:left w:w="0" w:type="dxa"/>
        <w:bottom w:w="0" w:type="dxa"/>
        <w:right w:w="0" w:type="dxa"/>
      </w:tblCellMar>
    </w:tblPr>
    <w:tblStylePr w:type="firstRow">
      <w:rPr>
        <w:rFonts w:ascii="Liberation Sans" w:hAnsi="Liberation Sans"/>
        <w:b/>
        <w:color w:val="404040"/>
        <w:sz w:val="22"/>
      </w:rPr>
      <w:tblPr/>
      <w:tcPr>
        <w:tcBorders>
          <w:top w:val="single" w:sz="4" w:space="0" w:color="C6D8A1" w:themeColor="accent3" w:themeTint="90"/>
          <w:left w:val="none" w:sz="4" w:space="0" w:color="000000"/>
          <w:bottom w:val="single" w:sz="4" w:space="0" w:color="C6D8A1" w:themeColor="accent3" w:themeTint="90"/>
          <w:right w:val="none" w:sz="4" w:space="0" w:color="000000"/>
        </w:tcBorders>
      </w:tcPr>
    </w:tblStylePr>
    <w:tblStylePr w:type="lastRow">
      <w:rPr>
        <w:rFonts w:ascii="Liberation Sans" w:hAnsi="Liberation Sans"/>
        <w:b/>
        <w:color w:val="404040"/>
        <w:sz w:val="22"/>
      </w:rPr>
      <w:tblPr/>
      <w:tcPr>
        <w:tcBorders>
          <w:top w:val="single" w:sz="4" w:space="0" w:color="C6D8A1" w:themeColor="accent3" w:themeTint="90"/>
          <w:left w:val="none" w:sz="4" w:space="0" w:color="000000"/>
          <w:bottom w:val="single" w:sz="4" w:space="0" w:color="C6D8A1" w:themeColor="accent3" w:themeTint="90"/>
          <w:right w:val="none" w:sz="4" w:space="0" w:color="000000"/>
        </w:tcBorders>
      </w:tcPr>
    </w:tblStylePr>
    <w:tblStylePr w:type="firstCol">
      <w:rPr>
        <w:rFonts w:ascii="Liberation Sans" w:hAnsi="Liberation Sans"/>
        <w:b/>
        <w:color w:val="404040"/>
        <w:sz w:val="22"/>
      </w:rPr>
    </w:tblStylePr>
    <w:tblStylePr w:type="lastCol">
      <w:rPr>
        <w:rFonts w:ascii="Liberation Sans" w:hAnsi="Liberation Sans"/>
        <w:b/>
        <w:color w:val="404040"/>
        <w:sz w:val="22"/>
      </w:rPr>
    </w:tblStylePr>
    <w:tblStylePr w:type="band1Vert">
      <w:rPr>
        <w:rFonts w:ascii="Liberation Sans" w:hAnsi="Liberation Sans"/>
        <w:color w:val="404040"/>
        <w:sz w:val="22"/>
      </w:rPr>
      <w:tblPr/>
      <w:tcPr>
        <w:shd w:val="clear" w:color="E5EED5" w:themeColor="accent3" w:themeTint="40" w:fill="E5EED5" w:themeFill="accent3" w:themeFillTint="40"/>
      </w:tcPr>
    </w:tblStylePr>
    <w:tblStylePr w:type="band1Horz">
      <w:rPr>
        <w:rFonts w:ascii="Liberation Sans" w:hAnsi="Liberation Sans"/>
        <w:color w:val="404040"/>
        <w:sz w:val="22"/>
      </w:rPr>
      <w:tblPr/>
      <w:tcPr>
        <w:shd w:val="clear" w:color="E5EED5" w:themeColor="accent3" w:themeTint="40" w:fill="E5EED5" w:themeFill="accent3" w:themeFillTint="40"/>
      </w:tcPr>
    </w:tblStylePr>
  </w:style>
  <w:style w:type="table" w:customStyle="1" w:styleId="ListTable2-Accent4">
    <w:name w:val="List Table 2 - Accent 4"/>
    <w:uiPriority w:val="99"/>
    <w:tblPr>
      <w:tblStyleRowBandSize w:val="1"/>
      <w:tblStyleColBandSize w:val="1"/>
      <w:tblInd w:w="0" w:type="dxa"/>
      <w:tblBorders>
        <w:top w:val="single" w:sz="4" w:space="0" w:color="B7A7CA" w:themeColor="accent4" w:themeTint="90"/>
        <w:bottom w:val="single" w:sz="4" w:space="0" w:color="B7A7CA" w:themeColor="accent4" w:themeTint="90"/>
        <w:insideH w:val="single" w:sz="4" w:space="0" w:color="B7A7CA" w:themeColor="accent4" w:themeTint="90"/>
      </w:tblBorders>
      <w:tblCellMar>
        <w:top w:w="0" w:type="dxa"/>
        <w:left w:w="0" w:type="dxa"/>
        <w:bottom w:w="0" w:type="dxa"/>
        <w:right w:w="0" w:type="dxa"/>
      </w:tblCellMar>
    </w:tblPr>
    <w:tblStylePr w:type="firstRow">
      <w:rPr>
        <w:rFonts w:ascii="Liberation Sans" w:hAnsi="Liberation Sans"/>
        <w:b/>
        <w:color w:val="404040"/>
        <w:sz w:val="22"/>
      </w:rPr>
      <w:tblPr/>
      <w:tcPr>
        <w:tcBorders>
          <w:top w:val="single" w:sz="4" w:space="0" w:color="B7A7CA" w:themeColor="accent4" w:themeTint="90"/>
          <w:left w:val="none" w:sz="4" w:space="0" w:color="000000"/>
          <w:bottom w:val="single" w:sz="4" w:space="0" w:color="B7A7CA" w:themeColor="accent4" w:themeTint="90"/>
          <w:right w:val="none" w:sz="4" w:space="0" w:color="000000"/>
        </w:tcBorders>
      </w:tcPr>
    </w:tblStylePr>
    <w:tblStylePr w:type="lastRow">
      <w:rPr>
        <w:rFonts w:ascii="Liberation Sans" w:hAnsi="Liberation Sans"/>
        <w:b/>
        <w:color w:val="404040"/>
        <w:sz w:val="22"/>
      </w:rPr>
      <w:tblPr/>
      <w:tcPr>
        <w:tcBorders>
          <w:top w:val="single" w:sz="4" w:space="0" w:color="B7A7CA" w:themeColor="accent4" w:themeTint="90"/>
          <w:left w:val="none" w:sz="4" w:space="0" w:color="000000"/>
          <w:bottom w:val="single" w:sz="4" w:space="0" w:color="B7A7CA" w:themeColor="accent4" w:themeTint="90"/>
          <w:right w:val="none" w:sz="4" w:space="0" w:color="000000"/>
        </w:tcBorders>
      </w:tcPr>
    </w:tblStylePr>
    <w:tblStylePr w:type="firstCol">
      <w:rPr>
        <w:rFonts w:ascii="Liberation Sans" w:hAnsi="Liberation Sans"/>
        <w:b/>
        <w:color w:val="404040"/>
        <w:sz w:val="22"/>
      </w:rPr>
    </w:tblStylePr>
    <w:tblStylePr w:type="lastCol">
      <w:rPr>
        <w:rFonts w:ascii="Liberation Sans" w:hAnsi="Liberation Sans"/>
        <w:b/>
        <w:color w:val="404040"/>
        <w:sz w:val="22"/>
      </w:rPr>
    </w:tblStylePr>
    <w:tblStylePr w:type="band1Vert">
      <w:rPr>
        <w:rFonts w:ascii="Liberation Sans" w:hAnsi="Liberation Sans"/>
        <w:color w:val="404040"/>
        <w:sz w:val="22"/>
      </w:rPr>
      <w:tblPr/>
      <w:tcPr>
        <w:shd w:val="clear" w:color="DFD8E7" w:themeColor="accent4" w:themeTint="40" w:fill="DFD8E7" w:themeFill="accent4" w:themeFillTint="40"/>
      </w:tcPr>
    </w:tblStylePr>
    <w:tblStylePr w:type="band1Horz">
      <w:rPr>
        <w:rFonts w:ascii="Liberation Sans" w:hAnsi="Liberation Sans"/>
        <w:color w:val="404040"/>
        <w:sz w:val="22"/>
      </w:rPr>
      <w:tblPr/>
      <w:tcPr>
        <w:shd w:val="clear" w:color="DFD8E7" w:themeColor="accent4" w:themeTint="40" w:fill="DFD8E7" w:themeFill="accent4" w:themeFillTint="40"/>
      </w:tcPr>
    </w:tblStylePr>
  </w:style>
  <w:style w:type="table" w:customStyle="1" w:styleId="ListTable2-Accent5">
    <w:name w:val="List Table 2 - Accent 5"/>
    <w:uiPriority w:val="99"/>
    <w:tblPr>
      <w:tblStyleRowBandSize w:val="1"/>
      <w:tblStyleColBandSize w:val="1"/>
      <w:tblInd w:w="0" w:type="dxa"/>
      <w:tblBorders>
        <w:top w:val="single" w:sz="4" w:space="0" w:color="99D0DE" w:themeColor="accent5" w:themeTint="90"/>
        <w:bottom w:val="single" w:sz="4" w:space="0" w:color="99D0DE" w:themeColor="accent5" w:themeTint="90"/>
        <w:insideH w:val="single" w:sz="4" w:space="0" w:color="99D0DE" w:themeColor="accent5" w:themeTint="90"/>
      </w:tblBorders>
      <w:tblCellMar>
        <w:top w:w="0" w:type="dxa"/>
        <w:left w:w="0" w:type="dxa"/>
        <w:bottom w:w="0" w:type="dxa"/>
        <w:right w:w="0" w:type="dxa"/>
      </w:tblCellMar>
    </w:tblPr>
    <w:tblStylePr w:type="firstRow">
      <w:rPr>
        <w:rFonts w:ascii="Liberation Sans" w:hAnsi="Liberation Sans"/>
        <w:b/>
        <w:color w:val="404040"/>
        <w:sz w:val="22"/>
      </w:rPr>
      <w:tblPr/>
      <w:tcPr>
        <w:tcBorders>
          <w:top w:val="single" w:sz="4" w:space="0" w:color="99D0DE" w:themeColor="accent5" w:themeTint="90"/>
          <w:left w:val="none" w:sz="4" w:space="0" w:color="000000"/>
          <w:bottom w:val="single" w:sz="4" w:space="0" w:color="99D0DE" w:themeColor="accent5" w:themeTint="90"/>
          <w:right w:val="none" w:sz="4" w:space="0" w:color="000000"/>
        </w:tcBorders>
      </w:tcPr>
    </w:tblStylePr>
    <w:tblStylePr w:type="lastRow">
      <w:rPr>
        <w:rFonts w:ascii="Liberation Sans" w:hAnsi="Liberation Sans"/>
        <w:b/>
        <w:color w:val="404040"/>
        <w:sz w:val="22"/>
      </w:rPr>
      <w:tblPr/>
      <w:tcPr>
        <w:tcBorders>
          <w:top w:val="single" w:sz="4" w:space="0" w:color="99D0DE" w:themeColor="accent5" w:themeTint="90"/>
          <w:left w:val="none" w:sz="4" w:space="0" w:color="000000"/>
          <w:bottom w:val="single" w:sz="4" w:space="0" w:color="99D0DE" w:themeColor="accent5" w:themeTint="90"/>
          <w:right w:val="none" w:sz="4" w:space="0" w:color="000000"/>
        </w:tcBorders>
      </w:tcPr>
    </w:tblStylePr>
    <w:tblStylePr w:type="firstCol">
      <w:rPr>
        <w:rFonts w:ascii="Liberation Sans" w:hAnsi="Liberation Sans"/>
        <w:b/>
        <w:color w:val="404040"/>
        <w:sz w:val="22"/>
      </w:rPr>
    </w:tblStylePr>
    <w:tblStylePr w:type="lastCol">
      <w:rPr>
        <w:rFonts w:ascii="Liberation Sans" w:hAnsi="Liberation Sans"/>
        <w:b/>
        <w:color w:val="404040"/>
        <w:sz w:val="22"/>
      </w:rPr>
    </w:tblStylePr>
    <w:tblStylePr w:type="band1Vert">
      <w:rPr>
        <w:rFonts w:ascii="Liberation Sans" w:hAnsi="Liberation Sans"/>
        <w:color w:val="404040"/>
        <w:sz w:val="22"/>
      </w:rPr>
      <w:tblPr/>
      <w:tcPr>
        <w:shd w:val="clear" w:color="D1EAF0" w:themeColor="accent5" w:themeTint="40" w:fill="D1EAF0" w:themeFill="accent5" w:themeFillTint="40"/>
      </w:tcPr>
    </w:tblStylePr>
    <w:tblStylePr w:type="band1Horz">
      <w:rPr>
        <w:rFonts w:ascii="Liberation Sans" w:hAnsi="Liberation Sans"/>
        <w:color w:val="404040"/>
        <w:sz w:val="22"/>
      </w:rPr>
      <w:tblPr/>
      <w:tcPr>
        <w:shd w:val="clear" w:color="D1EAF0" w:themeColor="accent5" w:themeTint="40" w:fill="D1EAF0" w:themeFill="accent5" w:themeFillTint="40"/>
      </w:tcPr>
    </w:tblStylePr>
  </w:style>
  <w:style w:type="table" w:customStyle="1" w:styleId="ListTable2-Accent6">
    <w:name w:val="List Table 2 - Accent 6"/>
    <w:uiPriority w:val="99"/>
    <w:tblPr>
      <w:tblStyleRowBandSize w:val="1"/>
      <w:tblStyleColBandSize w:val="1"/>
      <w:tblInd w:w="0" w:type="dxa"/>
      <w:tblBorders>
        <w:top w:val="single" w:sz="4" w:space="0" w:color="FAC396" w:themeColor="accent6" w:themeTint="90"/>
        <w:bottom w:val="single" w:sz="4" w:space="0" w:color="FAC396" w:themeColor="accent6" w:themeTint="90"/>
        <w:insideH w:val="single" w:sz="4" w:space="0" w:color="FAC396" w:themeColor="accent6" w:themeTint="90"/>
      </w:tblBorders>
      <w:tblCellMar>
        <w:top w:w="0" w:type="dxa"/>
        <w:left w:w="0" w:type="dxa"/>
        <w:bottom w:w="0" w:type="dxa"/>
        <w:right w:w="0" w:type="dxa"/>
      </w:tblCellMar>
    </w:tblPr>
    <w:tblStylePr w:type="firstRow">
      <w:rPr>
        <w:rFonts w:ascii="Liberation Sans" w:hAnsi="Liberation Sans"/>
        <w:b/>
        <w:color w:val="404040"/>
        <w:sz w:val="22"/>
      </w:rPr>
      <w:tblPr/>
      <w:tcPr>
        <w:tcBorders>
          <w:top w:val="single" w:sz="4" w:space="0" w:color="FAC396" w:themeColor="accent6" w:themeTint="90"/>
          <w:left w:val="none" w:sz="4" w:space="0" w:color="000000"/>
          <w:bottom w:val="single" w:sz="4" w:space="0" w:color="FAC396" w:themeColor="accent6" w:themeTint="90"/>
          <w:right w:val="none" w:sz="4" w:space="0" w:color="000000"/>
        </w:tcBorders>
      </w:tcPr>
    </w:tblStylePr>
    <w:tblStylePr w:type="lastRow">
      <w:rPr>
        <w:rFonts w:ascii="Liberation Sans" w:hAnsi="Liberation Sans"/>
        <w:b/>
        <w:color w:val="404040"/>
        <w:sz w:val="22"/>
      </w:rPr>
      <w:tblPr/>
      <w:tcPr>
        <w:tcBorders>
          <w:top w:val="single" w:sz="4" w:space="0" w:color="FAC396" w:themeColor="accent6" w:themeTint="90"/>
          <w:left w:val="none" w:sz="4" w:space="0" w:color="000000"/>
          <w:bottom w:val="single" w:sz="4" w:space="0" w:color="FAC396" w:themeColor="accent6" w:themeTint="90"/>
          <w:right w:val="none" w:sz="4" w:space="0" w:color="000000"/>
        </w:tcBorders>
      </w:tcPr>
    </w:tblStylePr>
    <w:tblStylePr w:type="firstCol">
      <w:rPr>
        <w:rFonts w:ascii="Liberation Sans" w:hAnsi="Liberation Sans"/>
        <w:b/>
        <w:color w:val="404040"/>
        <w:sz w:val="22"/>
      </w:rPr>
    </w:tblStylePr>
    <w:tblStylePr w:type="lastCol">
      <w:rPr>
        <w:rFonts w:ascii="Liberation Sans" w:hAnsi="Liberation Sans"/>
        <w:b/>
        <w:color w:val="404040"/>
        <w:sz w:val="22"/>
      </w:rPr>
    </w:tblStylePr>
    <w:tblStylePr w:type="band1Vert">
      <w:rPr>
        <w:rFonts w:ascii="Liberation Sans" w:hAnsi="Liberation Sans"/>
        <w:color w:val="404040"/>
        <w:sz w:val="22"/>
      </w:rPr>
      <w:tblPr/>
      <w:tcPr>
        <w:shd w:val="clear" w:color="FDE4D0" w:themeColor="accent6" w:themeTint="40" w:fill="FDE4D0" w:themeFill="accent6" w:themeFillTint="40"/>
      </w:tcPr>
    </w:tblStylePr>
    <w:tblStylePr w:type="band1Horz">
      <w:rPr>
        <w:rFonts w:ascii="Liberation Sans" w:hAnsi="Liberation Sans"/>
        <w:color w:val="404040"/>
        <w:sz w:val="22"/>
      </w:rPr>
      <w:tblPr/>
      <w:tcPr>
        <w:shd w:val="clear" w:color="FDE4D0" w:themeColor="accent6" w:themeTint="40" w:fill="FDE4D0" w:themeFill="accent6" w:themeFillTint="40"/>
      </w:tcPr>
    </w:tblStylePr>
  </w:style>
  <w:style w:type="table" w:styleId="-30">
    <w:name w:val="List Table 3"/>
    <w:uiPriority w:val="99"/>
    <w:tblPr>
      <w:tblStyleRowBandSize w:val="1"/>
      <w:tblStyleColBandSize w:val="1"/>
      <w:tblInd w:w="0" w:type="dxa"/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</w:tblBorders>
      <w:tblCellMar>
        <w:top w:w="0" w:type="dxa"/>
        <w:left w:w="0" w:type="dxa"/>
        <w:bottom w:w="0" w:type="dxa"/>
        <w:right w:w="0" w:type="dxa"/>
      </w:tblCellMar>
    </w:tblPr>
    <w:tblStylePr w:type="firstRow">
      <w:rPr>
        <w:rFonts w:ascii="Liberation Sans" w:hAnsi="Liberation Sans"/>
        <w:b/>
        <w:color w:val="FFFFFF"/>
        <w:sz w:val="22"/>
      </w:rPr>
      <w:tblPr/>
      <w:tcPr>
        <w:shd w:val="clear" w:color="000000" w:themeColor="text1" w:fill="000000" w:themeFill="text1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Liberation Sans" w:hAnsi="Liberation Sans"/>
        <w:color w:val="404040"/>
        <w:sz w:val="22"/>
      </w:rPr>
      <w:tblPr/>
      <w:tcPr>
        <w:tcBorders>
          <w:left w:val="single" w:sz="4" w:space="0" w:color="000000" w:themeColor="text1"/>
          <w:right w:val="single" w:sz="4" w:space="0" w:color="000000" w:themeColor="text1"/>
        </w:tcBorders>
      </w:tcPr>
    </w:tblStylePr>
    <w:tblStylePr w:type="band1Horz">
      <w:rPr>
        <w:rFonts w:ascii="Liberation Sans" w:hAnsi="Liberation Sans"/>
        <w:color w:val="404040"/>
        <w:sz w:val="22"/>
      </w:rPr>
      <w:tblPr/>
      <w:tcPr>
        <w:tcBorders>
          <w:top w:val="single" w:sz="4" w:space="0" w:color="000000" w:themeColor="text1"/>
          <w:bottom w:val="single" w:sz="4" w:space="0" w:color="000000" w:themeColor="text1"/>
        </w:tcBorders>
      </w:tcPr>
    </w:tblStylePr>
  </w:style>
  <w:style w:type="table" w:customStyle="1" w:styleId="ListTable3-Accent1">
    <w:name w:val="List Table 3 - Accent 1"/>
    <w:uiPriority w:val="99"/>
    <w:tblPr>
      <w:tblStyleRowBandSize w:val="1"/>
      <w:tblStyleColBandSize w:val="1"/>
      <w:tblInd w:w="0" w:type="dxa"/>
      <w:tblBorders>
        <w:top w:val="single" w:sz="4" w:space="0" w:color="4F81BD" w:themeColor="accent1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</w:tblBorders>
      <w:tblCellMar>
        <w:top w:w="0" w:type="dxa"/>
        <w:left w:w="0" w:type="dxa"/>
        <w:bottom w:w="0" w:type="dxa"/>
        <w:right w:w="0" w:type="dxa"/>
      </w:tblCellMar>
    </w:tblPr>
    <w:tblStylePr w:type="firstRow">
      <w:rPr>
        <w:rFonts w:ascii="Liberation Sans" w:hAnsi="Liberation Sans"/>
        <w:b/>
        <w:color w:val="FFFFFF"/>
        <w:sz w:val="22"/>
      </w:rPr>
      <w:tblPr/>
      <w:tcPr>
        <w:shd w:val="clear" w:color="4F81BD" w:themeColor="accent1" w:fill="4F81BD" w:themeFill="accent1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Liberation Sans" w:hAnsi="Liberation Sans"/>
        <w:color w:val="404040"/>
        <w:sz w:val="22"/>
      </w:rPr>
      <w:tblPr/>
      <w:tcPr>
        <w:tcBorders>
          <w:left w:val="single" w:sz="4" w:space="0" w:color="4F81BD" w:themeColor="accent1"/>
          <w:right w:val="single" w:sz="4" w:space="0" w:color="4F81BD" w:themeColor="accent1"/>
        </w:tcBorders>
      </w:tcPr>
    </w:tblStylePr>
    <w:tblStylePr w:type="band1Horz">
      <w:rPr>
        <w:rFonts w:ascii="Liberation Sans" w:hAnsi="Liberation Sans"/>
        <w:color w:val="404040"/>
        <w:sz w:val="22"/>
      </w:rPr>
      <w:tblPr/>
      <w:tcPr>
        <w:tcBorders>
          <w:top w:val="single" w:sz="4" w:space="0" w:color="4F81BD" w:themeColor="accent1"/>
          <w:bottom w:val="single" w:sz="4" w:space="0" w:color="4F81BD" w:themeColor="accent1"/>
        </w:tcBorders>
      </w:tcPr>
    </w:tblStylePr>
  </w:style>
  <w:style w:type="table" w:customStyle="1" w:styleId="ListTable3-Accent2">
    <w:name w:val="List Table 3 - Accent 2"/>
    <w:uiPriority w:val="99"/>
    <w:tblPr>
      <w:tblStyleRowBandSize w:val="1"/>
      <w:tblStyleColBandSize w:val="1"/>
      <w:tblInd w:w="0" w:type="dxa"/>
      <w:tblBorders>
        <w:top w:val="single" w:sz="4" w:space="0" w:color="D99695" w:themeColor="accent2" w:themeTint="97"/>
        <w:left w:val="single" w:sz="4" w:space="0" w:color="D99695" w:themeColor="accent2" w:themeTint="97"/>
        <w:bottom w:val="single" w:sz="4" w:space="0" w:color="D99695" w:themeColor="accent2" w:themeTint="97"/>
        <w:right w:val="single" w:sz="4" w:space="0" w:color="D99695" w:themeColor="accent2" w:themeTint="97"/>
      </w:tblBorders>
      <w:tblCellMar>
        <w:top w:w="0" w:type="dxa"/>
        <w:left w:w="0" w:type="dxa"/>
        <w:bottom w:w="0" w:type="dxa"/>
        <w:right w:w="0" w:type="dxa"/>
      </w:tblCellMar>
    </w:tblPr>
    <w:tblStylePr w:type="firstRow">
      <w:rPr>
        <w:rFonts w:ascii="Liberation Sans" w:hAnsi="Liberation Sans"/>
        <w:b/>
        <w:color w:val="FFFFFF"/>
        <w:sz w:val="22"/>
      </w:rPr>
      <w:tblPr/>
      <w:tcPr>
        <w:shd w:val="clear" w:color="D99695" w:themeColor="accent2" w:themeTint="97" w:fill="D99695" w:themeFill="accent2" w:themeFillTint="97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Liberation Sans" w:hAnsi="Liberation Sans"/>
        <w:color w:val="404040"/>
        <w:sz w:val="22"/>
      </w:rPr>
      <w:tblPr/>
      <w:tcPr>
        <w:tcBorders>
          <w:left w:val="single" w:sz="4" w:space="0" w:color="D99695" w:themeColor="accent2" w:themeTint="97"/>
          <w:right w:val="single" w:sz="4" w:space="0" w:color="D99695" w:themeColor="accent2" w:themeTint="97"/>
        </w:tcBorders>
      </w:tcPr>
    </w:tblStylePr>
    <w:tblStylePr w:type="band1Horz">
      <w:rPr>
        <w:rFonts w:ascii="Liberation Sans" w:hAnsi="Liberation Sans"/>
        <w:color w:val="404040"/>
        <w:sz w:val="22"/>
      </w:rPr>
      <w:tblPr/>
      <w:tcPr>
        <w:tcBorders>
          <w:top w:val="single" w:sz="4" w:space="0" w:color="D99695" w:themeColor="accent2" w:themeTint="97"/>
          <w:bottom w:val="single" w:sz="4" w:space="0" w:color="D99695" w:themeColor="accent2" w:themeTint="97"/>
        </w:tcBorders>
      </w:tcPr>
    </w:tblStylePr>
  </w:style>
  <w:style w:type="table" w:customStyle="1" w:styleId="ListTable3-Accent3">
    <w:name w:val="List Table 3 - Accent 3"/>
    <w:uiPriority w:val="99"/>
    <w:tblPr>
      <w:tblStyleRowBandSize w:val="1"/>
      <w:tblStyleColBandSize w:val="1"/>
      <w:tblInd w:w="0" w:type="dxa"/>
      <w:tblBorders>
        <w:top w:val="single" w:sz="4" w:space="0" w:color="C3D69B" w:themeColor="accent3" w:themeTint="98"/>
        <w:left w:val="single" w:sz="4" w:space="0" w:color="C3D69B" w:themeColor="accent3" w:themeTint="98"/>
        <w:bottom w:val="single" w:sz="4" w:space="0" w:color="C3D69B" w:themeColor="accent3" w:themeTint="98"/>
        <w:right w:val="single" w:sz="4" w:space="0" w:color="C3D69B" w:themeColor="accent3" w:themeTint="98"/>
      </w:tblBorders>
      <w:tblCellMar>
        <w:top w:w="0" w:type="dxa"/>
        <w:left w:w="0" w:type="dxa"/>
        <w:bottom w:w="0" w:type="dxa"/>
        <w:right w:w="0" w:type="dxa"/>
      </w:tblCellMar>
    </w:tblPr>
    <w:tblStylePr w:type="firstRow">
      <w:rPr>
        <w:rFonts w:ascii="Liberation Sans" w:hAnsi="Liberation Sans"/>
        <w:b/>
        <w:color w:val="FFFFFF"/>
        <w:sz w:val="22"/>
      </w:rPr>
      <w:tblPr/>
      <w:tcPr>
        <w:shd w:val="clear" w:color="C3D69B" w:themeColor="accent3" w:themeTint="98" w:fill="C3D69B" w:themeFill="accent3" w:themeFillTint="98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Liberation Sans" w:hAnsi="Liberation Sans"/>
        <w:color w:val="404040"/>
        <w:sz w:val="22"/>
      </w:rPr>
      <w:tblPr/>
      <w:tcPr>
        <w:tcBorders>
          <w:left w:val="single" w:sz="4" w:space="0" w:color="C3D69B" w:themeColor="accent3" w:themeTint="98"/>
          <w:right w:val="single" w:sz="4" w:space="0" w:color="C3D69B" w:themeColor="accent3" w:themeTint="98"/>
        </w:tcBorders>
      </w:tcPr>
    </w:tblStylePr>
    <w:tblStylePr w:type="band1Horz">
      <w:rPr>
        <w:rFonts w:ascii="Liberation Sans" w:hAnsi="Liberation Sans"/>
        <w:color w:val="404040"/>
        <w:sz w:val="22"/>
      </w:rPr>
      <w:tblPr/>
      <w:tcPr>
        <w:tcBorders>
          <w:top w:val="single" w:sz="4" w:space="0" w:color="C3D69B" w:themeColor="accent3" w:themeTint="98"/>
          <w:bottom w:val="single" w:sz="4" w:space="0" w:color="C3D69B" w:themeColor="accent3" w:themeTint="98"/>
        </w:tcBorders>
      </w:tcPr>
    </w:tblStylePr>
  </w:style>
  <w:style w:type="table" w:customStyle="1" w:styleId="ListTable3-Accent4">
    <w:name w:val="List Table 3 - Accent 4"/>
    <w:uiPriority w:val="99"/>
    <w:tblPr>
      <w:tblStyleRowBandSize w:val="1"/>
      <w:tblStyleColBandSize w:val="1"/>
      <w:tblInd w:w="0" w:type="dxa"/>
      <w:tblBorders>
        <w:top w:val="single" w:sz="4" w:space="0" w:color="B2A1C6" w:themeColor="accent4" w:themeTint="9A"/>
        <w:left w:val="single" w:sz="4" w:space="0" w:color="B2A1C6" w:themeColor="accent4" w:themeTint="9A"/>
        <w:bottom w:val="single" w:sz="4" w:space="0" w:color="B2A1C6" w:themeColor="accent4" w:themeTint="9A"/>
        <w:right w:val="single" w:sz="4" w:space="0" w:color="B2A1C6" w:themeColor="accent4" w:themeTint="9A"/>
      </w:tblBorders>
      <w:tblCellMar>
        <w:top w:w="0" w:type="dxa"/>
        <w:left w:w="0" w:type="dxa"/>
        <w:bottom w:w="0" w:type="dxa"/>
        <w:right w:w="0" w:type="dxa"/>
      </w:tblCellMar>
    </w:tblPr>
    <w:tblStylePr w:type="firstRow">
      <w:rPr>
        <w:rFonts w:ascii="Liberation Sans" w:hAnsi="Liberation Sans"/>
        <w:b/>
        <w:color w:val="FFFFFF"/>
        <w:sz w:val="22"/>
      </w:rPr>
      <w:tblPr/>
      <w:tcPr>
        <w:shd w:val="clear" w:color="B2A1C6" w:themeColor="accent4" w:themeTint="9A" w:fill="B2A1C6" w:themeFill="accent4" w:themeFillTint="9A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Liberation Sans" w:hAnsi="Liberation Sans"/>
        <w:color w:val="404040"/>
        <w:sz w:val="22"/>
      </w:rPr>
      <w:tblPr/>
      <w:tcPr>
        <w:tcBorders>
          <w:left w:val="single" w:sz="4" w:space="0" w:color="B2A1C6" w:themeColor="accent4" w:themeTint="9A"/>
          <w:right w:val="single" w:sz="4" w:space="0" w:color="B2A1C6" w:themeColor="accent4" w:themeTint="9A"/>
        </w:tcBorders>
      </w:tcPr>
    </w:tblStylePr>
    <w:tblStylePr w:type="band1Horz">
      <w:rPr>
        <w:rFonts w:ascii="Liberation Sans" w:hAnsi="Liberation Sans"/>
        <w:color w:val="404040"/>
        <w:sz w:val="22"/>
      </w:rPr>
      <w:tblPr/>
      <w:tcPr>
        <w:tcBorders>
          <w:top w:val="single" w:sz="4" w:space="0" w:color="B2A1C6" w:themeColor="accent4" w:themeTint="9A"/>
          <w:bottom w:val="single" w:sz="4" w:space="0" w:color="B2A1C6" w:themeColor="accent4" w:themeTint="9A"/>
        </w:tcBorders>
      </w:tcPr>
    </w:tblStylePr>
  </w:style>
  <w:style w:type="table" w:customStyle="1" w:styleId="ListTable3-Accent5">
    <w:name w:val="List Table 3 - Accent 5"/>
    <w:uiPriority w:val="99"/>
    <w:tblPr>
      <w:tblStyleRowBandSize w:val="1"/>
      <w:tblStyleColBandSize w:val="1"/>
      <w:tblInd w:w="0" w:type="dxa"/>
      <w:tblBorders>
        <w:top w:val="single" w:sz="4" w:space="0" w:color="92CCDC" w:themeColor="accent5" w:themeTint="9A"/>
        <w:left w:val="single" w:sz="4" w:space="0" w:color="92CCDC" w:themeColor="accent5" w:themeTint="9A"/>
        <w:bottom w:val="single" w:sz="4" w:space="0" w:color="92CCDC" w:themeColor="accent5" w:themeTint="9A"/>
        <w:right w:val="single" w:sz="4" w:space="0" w:color="92CCDC" w:themeColor="accent5" w:themeTint="9A"/>
      </w:tblBorders>
      <w:tblCellMar>
        <w:top w:w="0" w:type="dxa"/>
        <w:left w:w="0" w:type="dxa"/>
        <w:bottom w:w="0" w:type="dxa"/>
        <w:right w:w="0" w:type="dxa"/>
      </w:tblCellMar>
    </w:tblPr>
    <w:tblStylePr w:type="firstRow">
      <w:rPr>
        <w:rFonts w:ascii="Liberation Sans" w:hAnsi="Liberation Sans"/>
        <w:b/>
        <w:color w:val="FFFFFF"/>
        <w:sz w:val="22"/>
      </w:rPr>
      <w:tblPr/>
      <w:tcPr>
        <w:shd w:val="clear" w:color="92CCDC" w:themeColor="accent5" w:themeTint="9A" w:fill="92CCDC" w:themeFill="accent5" w:themeFillTint="9A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Liberation Sans" w:hAnsi="Liberation Sans"/>
        <w:color w:val="404040"/>
        <w:sz w:val="22"/>
      </w:rPr>
      <w:tblPr/>
      <w:tcPr>
        <w:tcBorders>
          <w:left w:val="single" w:sz="4" w:space="0" w:color="92CCDC" w:themeColor="accent5" w:themeTint="9A"/>
          <w:right w:val="single" w:sz="4" w:space="0" w:color="92CCDC" w:themeColor="accent5" w:themeTint="9A"/>
        </w:tcBorders>
      </w:tcPr>
    </w:tblStylePr>
    <w:tblStylePr w:type="band1Horz">
      <w:rPr>
        <w:rFonts w:ascii="Liberation Sans" w:hAnsi="Liberation Sans"/>
        <w:color w:val="404040"/>
        <w:sz w:val="22"/>
      </w:rPr>
      <w:tblPr/>
      <w:tcPr>
        <w:tcBorders>
          <w:top w:val="single" w:sz="4" w:space="0" w:color="92CCDC" w:themeColor="accent5" w:themeTint="9A"/>
          <w:bottom w:val="single" w:sz="4" w:space="0" w:color="92CCDC" w:themeColor="accent5" w:themeTint="9A"/>
        </w:tcBorders>
      </w:tcPr>
    </w:tblStylePr>
  </w:style>
  <w:style w:type="table" w:customStyle="1" w:styleId="ListTable3-Accent6">
    <w:name w:val="List Table 3 - Accent 6"/>
    <w:uiPriority w:val="99"/>
    <w:tblPr>
      <w:tblStyleRowBandSize w:val="1"/>
      <w:tblStyleColBandSize w:val="1"/>
      <w:tblInd w:w="0" w:type="dxa"/>
      <w:tblBorders>
        <w:top w:val="single" w:sz="4" w:space="0" w:color="FAC090" w:themeColor="accent6" w:themeTint="98"/>
        <w:left w:val="single" w:sz="4" w:space="0" w:color="FAC090" w:themeColor="accent6" w:themeTint="98"/>
        <w:bottom w:val="single" w:sz="4" w:space="0" w:color="FAC090" w:themeColor="accent6" w:themeTint="98"/>
        <w:right w:val="single" w:sz="4" w:space="0" w:color="FAC090" w:themeColor="accent6" w:themeTint="98"/>
      </w:tblBorders>
      <w:tblCellMar>
        <w:top w:w="0" w:type="dxa"/>
        <w:left w:w="0" w:type="dxa"/>
        <w:bottom w:w="0" w:type="dxa"/>
        <w:right w:w="0" w:type="dxa"/>
      </w:tblCellMar>
    </w:tblPr>
    <w:tblStylePr w:type="firstRow">
      <w:rPr>
        <w:rFonts w:ascii="Liberation Sans" w:hAnsi="Liberation Sans"/>
        <w:b/>
        <w:color w:val="FFFFFF"/>
        <w:sz w:val="22"/>
      </w:rPr>
      <w:tblPr/>
      <w:tcPr>
        <w:shd w:val="clear" w:color="FAC090" w:themeColor="accent6" w:themeTint="98" w:fill="FAC090" w:themeFill="accent6" w:themeFillTint="98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Liberation Sans" w:hAnsi="Liberation Sans"/>
        <w:color w:val="404040"/>
        <w:sz w:val="22"/>
      </w:rPr>
      <w:tblPr/>
      <w:tcPr>
        <w:tcBorders>
          <w:left w:val="single" w:sz="4" w:space="0" w:color="FAC090" w:themeColor="accent6" w:themeTint="98"/>
          <w:right w:val="single" w:sz="4" w:space="0" w:color="FAC090" w:themeColor="accent6" w:themeTint="98"/>
        </w:tcBorders>
      </w:tcPr>
    </w:tblStylePr>
    <w:tblStylePr w:type="band1Horz">
      <w:rPr>
        <w:rFonts w:ascii="Liberation Sans" w:hAnsi="Liberation Sans"/>
        <w:color w:val="404040"/>
        <w:sz w:val="22"/>
      </w:rPr>
      <w:tblPr/>
      <w:tcPr>
        <w:tcBorders>
          <w:top w:val="single" w:sz="4" w:space="0" w:color="FAC090" w:themeColor="accent6" w:themeTint="98"/>
          <w:bottom w:val="single" w:sz="4" w:space="0" w:color="FAC090" w:themeColor="accent6" w:themeTint="98"/>
        </w:tcBorders>
      </w:tcPr>
    </w:tblStylePr>
  </w:style>
  <w:style w:type="table" w:styleId="-40">
    <w:name w:val="List Table 4"/>
    <w:uiPriority w:val="99"/>
    <w:tblPr>
      <w:tblStyleRowBandSize w:val="1"/>
      <w:tblStyleColBandSize w:val="1"/>
      <w:tblInd w:w="0" w:type="dxa"/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</w:tblBorders>
      <w:tblCellMar>
        <w:top w:w="0" w:type="dxa"/>
        <w:left w:w="0" w:type="dxa"/>
        <w:bottom w:w="0" w:type="dxa"/>
        <w:right w:w="0" w:type="dxa"/>
      </w:tblCellMar>
    </w:tblPr>
    <w:tblStylePr w:type="firstRow">
      <w:rPr>
        <w:rFonts w:ascii="Liberation Sans" w:hAnsi="Liberation Sans"/>
        <w:b/>
        <w:color w:val="FFFFFF"/>
        <w:sz w:val="22"/>
      </w:rPr>
      <w:tblPr/>
      <w:tcPr>
        <w:shd w:val="clear" w:color="000000" w:themeColor="text1" w:fill="000000" w:themeFill="text1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Liberation Sans" w:hAnsi="Liberation Sans"/>
        <w:color w:val="404040"/>
        <w:sz w:val="22"/>
      </w:rPr>
      <w:tblPr/>
      <w:tcPr>
        <w:shd w:val="clear" w:color="BFBFBF" w:themeColor="text1" w:themeTint="40" w:fill="BFBFBF" w:themeFill="text1" w:themeFillTint="40"/>
      </w:tcPr>
    </w:tblStylePr>
    <w:tblStylePr w:type="band1Horz">
      <w:rPr>
        <w:rFonts w:ascii="Liberation Sans" w:hAnsi="Liberation Sans"/>
        <w:color w:val="404040"/>
        <w:sz w:val="22"/>
      </w:rPr>
      <w:tblPr/>
      <w:tcPr>
        <w:shd w:val="clear" w:color="BFBFBF" w:themeColor="text1" w:themeTint="40" w:fill="BFBFBF" w:themeFill="text1" w:themeFillTint="40"/>
      </w:tcPr>
    </w:tblStylePr>
  </w:style>
  <w:style w:type="table" w:customStyle="1" w:styleId="ListTable4-Accent1">
    <w:name w:val="List Table 4 - Accent 1"/>
    <w:uiPriority w:val="99"/>
    <w:tblPr>
      <w:tblStyleRowBandSize w:val="1"/>
      <w:tblStyleColBandSize w:val="1"/>
      <w:tblInd w:w="0" w:type="dxa"/>
      <w:tblBorders>
        <w:top w:val="single" w:sz="4" w:space="0" w:color="9BB7D9" w:themeColor="accent1" w:themeTint="90"/>
        <w:left w:val="single" w:sz="4" w:space="0" w:color="9BB7D9" w:themeColor="accent1" w:themeTint="90"/>
        <w:bottom w:val="single" w:sz="4" w:space="0" w:color="9BB7D9" w:themeColor="accent1" w:themeTint="90"/>
        <w:right w:val="single" w:sz="4" w:space="0" w:color="9BB7D9" w:themeColor="accent1" w:themeTint="90"/>
        <w:insideH w:val="single" w:sz="4" w:space="0" w:color="9BB7D9" w:themeColor="accent1" w:themeTint="90"/>
      </w:tblBorders>
      <w:tblCellMar>
        <w:top w:w="0" w:type="dxa"/>
        <w:left w:w="0" w:type="dxa"/>
        <w:bottom w:w="0" w:type="dxa"/>
        <w:right w:w="0" w:type="dxa"/>
      </w:tblCellMar>
    </w:tblPr>
    <w:tblStylePr w:type="firstRow">
      <w:rPr>
        <w:rFonts w:ascii="Liberation Sans" w:hAnsi="Liberation Sans"/>
        <w:b/>
        <w:color w:val="FFFFFF"/>
        <w:sz w:val="22"/>
      </w:rPr>
      <w:tblPr/>
      <w:tcPr>
        <w:shd w:val="clear" w:color="4F81BD" w:themeColor="accent1" w:fill="4F81BD" w:themeFill="accent1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Liberation Sans" w:hAnsi="Liberation Sans"/>
        <w:color w:val="404040"/>
        <w:sz w:val="22"/>
      </w:rPr>
      <w:tblPr/>
      <w:tcPr>
        <w:shd w:val="clear" w:color="D2DFEE" w:themeColor="accent1" w:themeTint="40" w:fill="D2DFEE" w:themeFill="accent1" w:themeFillTint="40"/>
      </w:tcPr>
    </w:tblStylePr>
    <w:tblStylePr w:type="band1Horz">
      <w:rPr>
        <w:rFonts w:ascii="Liberation Sans" w:hAnsi="Liberation Sans"/>
        <w:color w:val="404040"/>
        <w:sz w:val="22"/>
      </w:rPr>
      <w:tblPr/>
      <w:tcPr>
        <w:shd w:val="clear" w:color="D2DFEE" w:themeColor="accent1" w:themeTint="40" w:fill="D2DFEE" w:themeFill="accent1" w:themeFillTint="40"/>
      </w:tcPr>
    </w:tblStylePr>
  </w:style>
  <w:style w:type="table" w:customStyle="1" w:styleId="ListTable4-Accent2">
    <w:name w:val="List Table 4 - Accent 2"/>
    <w:uiPriority w:val="99"/>
    <w:tblPr>
      <w:tblStyleRowBandSize w:val="1"/>
      <w:tblStyleColBandSize w:val="1"/>
      <w:tblInd w:w="0" w:type="dxa"/>
      <w:tblBorders>
        <w:top w:val="single" w:sz="4" w:space="0" w:color="DB9B9A" w:themeColor="accent2" w:themeTint="90"/>
        <w:left w:val="single" w:sz="4" w:space="0" w:color="DB9B9A" w:themeColor="accent2" w:themeTint="90"/>
        <w:bottom w:val="single" w:sz="4" w:space="0" w:color="DB9B9A" w:themeColor="accent2" w:themeTint="90"/>
        <w:right w:val="single" w:sz="4" w:space="0" w:color="DB9B9A" w:themeColor="accent2" w:themeTint="90"/>
        <w:insideH w:val="single" w:sz="4" w:space="0" w:color="DB9B9A" w:themeColor="accent2" w:themeTint="90"/>
      </w:tblBorders>
      <w:tblCellMar>
        <w:top w:w="0" w:type="dxa"/>
        <w:left w:w="0" w:type="dxa"/>
        <w:bottom w:w="0" w:type="dxa"/>
        <w:right w:w="0" w:type="dxa"/>
      </w:tblCellMar>
    </w:tblPr>
    <w:tblStylePr w:type="firstRow">
      <w:rPr>
        <w:rFonts w:ascii="Liberation Sans" w:hAnsi="Liberation Sans"/>
        <w:b/>
        <w:color w:val="FFFFFF"/>
        <w:sz w:val="22"/>
      </w:rPr>
      <w:tblPr/>
      <w:tcPr>
        <w:shd w:val="clear" w:color="C0504D" w:themeColor="accent2" w:fill="C0504D" w:themeFill="accent2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Liberation Sans" w:hAnsi="Liberation Sans"/>
        <w:color w:val="404040"/>
        <w:sz w:val="22"/>
      </w:rPr>
      <w:tblPr/>
      <w:tcPr>
        <w:shd w:val="clear" w:color="EFD2D2" w:themeColor="accent2" w:themeTint="40" w:fill="EFD2D2" w:themeFill="accent2" w:themeFillTint="40"/>
      </w:tcPr>
    </w:tblStylePr>
    <w:tblStylePr w:type="band1Horz">
      <w:rPr>
        <w:rFonts w:ascii="Liberation Sans" w:hAnsi="Liberation Sans"/>
        <w:color w:val="404040"/>
        <w:sz w:val="22"/>
      </w:rPr>
      <w:tblPr/>
      <w:tcPr>
        <w:shd w:val="clear" w:color="EFD2D2" w:themeColor="accent2" w:themeTint="40" w:fill="EFD2D2" w:themeFill="accent2" w:themeFillTint="40"/>
      </w:tcPr>
    </w:tblStylePr>
  </w:style>
  <w:style w:type="table" w:customStyle="1" w:styleId="ListTable4-Accent3">
    <w:name w:val="List Table 4 - Accent 3"/>
    <w:uiPriority w:val="99"/>
    <w:tblPr>
      <w:tblStyleRowBandSize w:val="1"/>
      <w:tblStyleColBandSize w:val="1"/>
      <w:tblInd w:w="0" w:type="dxa"/>
      <w:tblBorders>
        <w:top w:val="single" w:sz="4" w:space="0" w:color="C6D8A1" w:themeColor="accent3" w:themeTint="90"/>
        <w:left w:val="single" w:sz="4" w:space="0" w:color="C6D8A1" w:themeColor="accent3" w:themeTint="90"/>
        <w:bottom w:val="single" w:sz="4" w:space="0" w:color="C6D8A1" w:themeColor="accent3" w:themeTint="90"/>
        <w:right w:val="single" w:sz="4" w:space="0" w:color="C6D8A1" w:themeColor="accent3" w:themeTint="90"/>
        <w:insideH w:val="single" w:sz="4" w:space="0" w:color="C6D8A1" w:themeColor="accent3" w:themeTint="90"/>
      </w:tblBorders>
      <w:tblCellMar>
        <w:top w:w="0" w:type="dxa"/>
        <w:left w:w="0" w:type="dxa"/>
        <w:bottom w:w="0" w:type="dxa"/>
        <w:right w:w="0" w:type="dxa"/>
      </w:tblCellMar>
    </w:tblPr>
    <w:tblStylePr w:type="firstRow">
      <w:rPr>
        <w:rFonts w:ascii="Liberation Sans" w:hAnsi="Liberation Sans"/>
        <w:b/>
        <w:color w:val="FFFFFF"/>
        <w:sz w:val="22"/>
      </w:rPr>
      <w:tblPr/>
      <w:tcPr>
        <w:shd w:val="clear" w:color="9BBB59" w:themeColor="accent3" w:fill="9BBB59" w:themeFill="accent3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Liberation Sans" w:hAnsi="Liberation Sans"/>
        <w:color w:val="404040"/>
        <w:sz w:val="22"/>
      </w:rPr>
      <w:tblPr/>
      <w:tcPr>
        <w:shd w:val="clear" w:color="E5EED5" w:themeColor="accent3" w:themeTint="40" w:fill="E5EED5" w:themeFill="accent3" w:themeFillTint="40"/>
      </w:tcPr>
    </w:tblStylePr>
    <w:tblStylePr w:type="band1Horz">
      <w:rPr>
        <w:rFonts w:ascii="Liberation Sans" w:hAnsi="Liberation Sans"/>
        <w:color w:val="404040"/>
        <w:sz w:val="22"/>
      </w:rPr>
      <w:tblPr/>
      <w:tcPr>
        <w:shd w:val="clear" w:color="E5EED5" w:themeColor="accent3" w:themeTint="40" w:fill="E5EED5" w:themeFill="accent3" w:themeFillTint="40"/>
      </w:tcPr>
    </w:tblStylePr>
  </w:style>
  <w:style w:type="table" w:customStyle="1" w:styleId="ListTable4-Accent4">
    <w:name w:val="List Table 4 - Accent 4"/>
    <w:uiPriority w:val="99"/>
    <w:tblPr>
      <w:tblStyleRowBandSize w:val="1"/>
      <w:tblStyleColBandSize w:val="1"/>
      <w:tblInd w:w="0" w:type="dxa"/>
      <w:tblBorders>
        <w:top w:val="single" w:sz="4" w:space="0" w:color="B7A7CA" w:themeColor="accent4" w:themeTint="90"/>
        <w:left w:val="single" w:sz="4" w:space="0" w:color="B7A7CA" w:themeColor="accent4" w:themeTint="90"/>
        <w:bottom w:val="single" w:sz="4" w:space="0" w:color="B7A7CA" w:themeColor="accent4" w:themeTint="90"/>
        <w:right w:val="single" w:sz="4" w:space="0" w:color="B7A7CA" w:themeColor="accent4" w:themeTint="90"/>
        <w:insideH w:val="single" w:sz="4" w:space="0" w:color="B7A7CA" w:themeColor="accent4" w:themeTint="90"/>
      </w:tblBorders>
      <w:tblCellMar>
        <w:top w:w="0" w:type="dxa"/>
        <w:left w:w="0" w:type="dxa"/>
        <w:bottom w:w="0" w:type="dxa"/>
        <w:right w:w="0" w:type="dxa"/>
      </w:tblCellMar>
    </w:tblPr>
    <w:tblStylePr w:type="firstRow">
      <w:rPr>
        <w:rFonts w:ascii="Liberation Sans" w:hAnsi="Liberation Sans"/>
        <w:b/>
        <w:color w:val="FFFFFF"/>
        <w:sz w:val="22"/>
      </w:rPr>
      <w:tblPr/>
      <w:tcPr>
        <w:shd w:val="clear" w:color="8064A2" w:themeColor="accent4" w:fill="8064A2" w:themeFill="accent4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Liberation Sans" w:hAnsi="Liberation Sans"/>
        <w:color w:val="404040"/>
        <w:sz w:val="22"/>
      </w:rPr>
      <w:tblPr/>
      <w:tcPr>
        <w:shd w:val="clear" w:color="DFD8E7" w:themeColor="accent4" w:themeTint="40" w:fill="DFD8E7" w:themeFill="accent4" w:themeFillTint="40"/>
      </w:tcPr>
    </w:tblStylePr>
    <w:tblStylePr w:type="band1Horz">
      <w:rPr>
        <w:rFonts w:ascii="Liberation Sans" w:hAnsi="Liberation Sans"/>
        <w:color w:val="404040"/>
        <w:sz w:val="22"/>
      </w:rPr>
      <w:tblPr/>
      <w:tcPr>
        <w:shd w:val="clear" w:color="DFD8E7" w:themeColor="accent4" w:themeTint="40" w:fill="DFD8E7" w:themeFill="accent4" w:themeFillTint="40"/>
      </w:tcPr>
    </w:tblStylePr>
  </w:style>
  <w:style w:type="table" w:customStyle="1" w:styleId="ListTable4-Accent5">
    <w:name w:val="List Table 4 - Accent 5"/>
    <w:uiPriority w:val="99"/>
    <w:tblPr>
      <w:tblStyleRowBandSize w:val="1"/>
      <w:tblStyleColBandSize w:val="1"/>
      <w:tblInd w:w="0" w:type="dxa"/>
      <w:tblBorders>
        <w:top w:val="single" w:sz="4" w:space="0" w:color="99D0DE" w:themeColor="accent5" w:themeTint="90"/>
        <w:left w:val="single" w:sz="4" w:space="0" w:color="99D0DE" w:themeColor="accent5" w:themeTint="90"/>
        <w:bottom w:val="single" w:sz="4" w:space="0" w:color="99D0DE" w:themeColor="accent5" w:themeTint="90"/>
        <w:right w:val="single" w:sz="4" w:space="0" w:color="99D0DE" w:themeColor="accent5" w:themeTint="90"/>
        <w:insideH w:val="single" w:sz="4" w:space="0" w:color="99D0DE" w:themeColor="accent5" w:themeTint="90"/>
      </w:tblBorders>
      <w:tblCellMar>
        <w:top w:w="0" w:type="dxa"/>
        <w:left w:w="0" w:type="dxa"/>
        <w:bottom w:w="0" w:type="dxa"/>
        <w:right w:w="0" w:type="dxa"/>
      </w:tblCellMar>
    </w:tblPr>
    <w:tblStylePr w:type="firstRow">
      <w:rPr>
        <w:rFonts w:ascii="Liberation Sans" w:hAnsi="Liberation Sans"/>
        <w:b/>
        <w:color w:val="FFFFFF"/>
        <w:sz w:val="22"/>
      </w:rPr>
      <w:tblPr/>
      <w:tcPr>
        <w:shd w:val="clear" w:color="4BACC6" w:themeColor="accent5" w:fill="4BACC6" w:themeFill="accent5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Liberation Sans" w:hAnsi="Liberation Sans"/>
        <w:color w:val="404040"/>
        <w:sz w:val="22"/>
      </w:rPr>
      <w:tblPr/>
      <w:tcPr>
        <w:shd w:val="clear" w:color="D1EAF0" w:themeColor="accent5" w:themeTint="40" w:fill="D1EAF0" w:themeFill="accent5" w:themeFillTint="40"/>
      </w:tcPr>
    </w:tblStylePr>
    <w:tblStylePr w:type="band1Horz">
      <w:rPr>
        <w:rFonts w:ascii="Liberation Sans" w:hAnsi="Liberation Sans"/>
        <w:color w:val="404040"/>
        <w:sz w:val="22"/>
      </w:rPr>
      <w:tblPr/>
      <w:tcPr>
        <w:shd w:val="clear" w:color="D1EAF0" w:themeColor="accent5" w:themeTint="40" w:fill="D1EAF0" w:themeFill="accent5" w:themeFillTint="40"/>
      </w:tcPr>
    </w:tblStylePr>
  </w:style>
  <w:style w:type="table" w:customStyle="1" w:styleId="ListTable4-Accent6">
    <w:name w:val="List Table 4 - Accent 6"/>
    <w:uiPriority w:val="99"/>
    <w:tblPr>
      <w:tblStyleRowBandSize w:val="1"/>
      <w:tblStyleColBandSize w:val="1"/>
      <w:tblInd w:w="0" w:type="dxa"/>
      <w:tblBorders>
        <w:top w:val="single" w:sz="4" w:space="0" w:color="FAC396" w:themeColor="accent6" w:themeTint="90"/>
        <w:left w:val="single" w:sz="4" w:space="0" w:color="FAC396" w:themeColor="accent6" w:themeTint="90"/>
        <w:bottom w:val="single" w:sz="4" w:space="0" w:color="FAC396" w:themeColor="accent6" w:themeTint="90"/>
        <w:right w:val="single" w:sz="4" w:space="0" w:color="FAC396" w:themeColor="accent6" w:themeTint="90"/>
        <w:insideH w:val="single" w:sz="4" w:space="0" w:color="FAC396" w:themeColor="accent6" w:themeTint="90"/>
      </w:tblBorders>
      <w:tblCellMar>
        <w:top w:w="0" w:type="dxa"/>
        <w:left w:w="0" w:type="dxa"/>
        <w:bottom w:w="0" w:type="dxa"/>
        <w:right w:w="0" w:type="dxa"/>
      </w:tblCellMar>
    </w:tblPr>
    <w:tblStylePr w:type="firstRow">
      <w:rPr>
        <w:rFonts w:ascii="Liberation Sans" w:hAnsi="Liberation Sans"/>
        <w:b/>
        <w:color w:val="FFFFFF"/>
        <w:sz w:val="22"/>
      </w:rPr>
      <w:tblPr/>
      <w:tcPr>
        <w:shd w:val="clear" w:color="F79646" w:themeColor="accent6" w:fill="F79646" w:themeFill="accent6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Liberation Sans" w:hAnsi="Liberation Sans"/>
        <w:color w:val="404040"/>
        <w:sz w:val="22"/>
      </w:rPr>
      <w:tblPr/>
      <w:tcPr>
        <w:shd w:val="clear" w:color="FDE4D0" w:themeColor="accent6" w:themeTint="40" w:fill="FDE4D0" w:themeFill="accent6" w:themeFillTint="40"/>
      </w:tcPr>
    </w:tblStylePr>
    <w:tblStylePr w:type="band1Horz">
      <w:rPr>
        <w:rFonts w:ascii="Liberation Sans" w:hAnsi="Liberation Sans"/>
        <w:color w:val="404040"/>
        <w:sz w:val="22"/>
      </w:rPr>
      <w:tblPr/>
      <w:tcPr>
        <w:shd w:val="clear" w:color="FDE4D0" w:themeColor="accent6" w:themeTint="40" w:fill="FDE4D0" w:themeFill="accent6" w:themeFillTint="40"/>
      </w:tcPr>
    </w:tblStylePr>
  </w:style>
  <w:style w:type="table" w:styleId="-50">
    <w:name w:val="List Table 5 Dark"/>
    <w:uiPriority w:val="99"/>
    <w:tblPr>
      <w:tblStyleRowBandSize w:val="1"/>
      <w:tblStyleColBandSize w:val="1"/>
      <w:tblInd w:w="0" w:type="dxa"/>
      <w:tblBorders>
        <w:top w:val="single" w:sz="32" w:space="0" w:color="7F7F7F" w:themeColor="text1" w:themeTint="80"/>
        <w:left w:val="single" w:sz="32" w:space="0" w:color="7F7F7F" w:themeColor="text1" w:themeTint="80"/>
        <w:bottom w:val="single" w:sz="32" w:space="0" w:color="7F7F7F" w:themeColor="text1" w:themeTint="80"/>
        <w:right w:val="single" w:sz="32" w:space="0" w:color="7F7F7F" w:themeColor="text1" w:themeTint="80"/>
      </w:tblBorders>
      <w:shd w:val="clear" w:color="7F7F7F" w:themeColor="text1" w:themeTint="80" w:fill="7F7F7F" w:themeFill="text1" w:themeFillTint="80"/>
      <w:tblCellMar>
        <w:top w:w="0" w:type="dxa"/>
        <w:left w:w="0" w:type="dxa"/>
        <w:bottom w:w="0" w:type="dxa"/>
        <w:right w:w="0" w:type="dxa"/>
      </w:tblCellMar>
    </w:tblPr>
    <w:tblStylePr w:type="firstRow">
      <w:rPr>
        <w:rFonts w:ascii="Liberation Sans" w:hAnsi="Liberation Sans"/>
        <w:b/>
        <w:color w:val="FFFFFF" w:themeColor="light1"/>
        <w:sz w:val="22"/>
      </w:rPr>
      <w:tblPr/>
      <w:tcPr>
        <w:tcBorders>
          <w:top w:val="single" w:sz="32" w:space="0" w:color="7F7F7F" w:themeColor="text1" w:themeTint="80"/>
          <w:bottom w:val="single" w:sz="12" w:space="0" w:color="FFFFFF" w:themeColor="light1"/>
        </w:tcBorders>
        <w:shd w:val="clear" w:color="7F7F7F" w:themeColor="text1" w:themeTint="80" w:fill="7F7F7F" w:themeFill="text1" w:themeFillTint="80"/>
      </w:tcPr>
    </w:tblStylePr>
    <w:tblStylePr w:type="lastRow">
      <w:rPr>
        <w:rFonts w:ascii="Liberation Sans" w:hAnsi="Liberation Sans"/>
        <w:b/>
        <w:color w:val="FFFFFF" w:themeColor="light1"/>
        <w:sz w:val="22"/>
      </w:rPr>
    </w:tblStylePr>
    <w:tblStylePr w:type="firstCol">
      <w:rPr>
        <w:rFonts w:ascii="Liberation Sans" w:hAnsi="Liberation Sans"/>
        <w:b/>
        <w:color w:val="FFFFFF" w:themeColor="light1"/>
        <w:sz w:val="22"/>
      </w:rPr>
      <w:tblPr/>
      <w:tcPr>
        <w:tcBorders>
          <w:left w:val="single" w:sz="32" w:space="0" w:color="7F7F7F" w:themeColor="text1" w:themeTint="80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7F7F7F" w:themeColor="text1" w:themeTint="80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7F7F7F" w:themeColor="text1" w:themeTint="80" w:fill="7F7F7F" w:themeFill="text1" w:themeFillTint="80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7F7F7F" w:themeColor="text1" w:themeTint="80" w:fill="7F7F7F" w:themeFill="text1" w:themeFillTint="80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7F7F7F" w:themeColor="text1" w:themeTint="80" w:fill="7F7F7F" w:themeFill="text1" w:themeFillTint="80"/>
      </w:tcPr>
    </w:tblStylePr>
  </w:style>
  <w:style w:type="table" w:customStyle="1" w:styleId="ListTable5Dark-Accent1">
    <w:name w:val="List Table 5 Dark - Accent 1"/>
    <w:uiPriority w:val="99"/>
    <w:tblPr>
      <w:tblStyleRowBandSize w:val="1"/>
      <w:tblStyleColBandSize w:val="1"/>
      <w:tblInd w:w="0" w:type="dxa"/>
      <w:tblBorders>
        <w:top w:val="single" w:sz="32" w:space="0" w:color="4F81BD" w:themeColor="accent1"/>
        <w:left w:val="single" w:sz="32" w:space="0" w:color="4F81BD" w:themeColor="accent1"/>
        <w:bottom w:val="single" w:sz="32" w:space="0" w:color="4F81BD" w:themeColor="accent1"/>
        <w:right w:val="single" w:sz="32" w:space="0" w:color="4F81BD" w:themeColor="accent1"/>
      </w:tblBorders>
      <w:shd w:val="clear" w:color="4F81BD" w:themeColor="accent1" w:fill="4F81BD" w:themeFill="accent1"/>
      <w:tblCellMar>
        <w:top w:w="0" w:type="dxa"/>
        <w:left w:w="0" w:type="dxa"/>
        <w:bottom w:w="0" w:type="dxa"/>
        <w:right w:w="0" w:type="dxa"/>
      </w:tblCellMar>
    </w:tblPr>
    <w:tblStylePr w:type="firstRow">
      <w:rPr>
        <w:rFonts w:ascii="Liberation Sans" w:hAnsi="Liberation Sans"/>
        <w:b/>
        <w:color w:val="FFFFFF" w:themeColor="light1"/>
        <w:sz w:val="22"/>
      </w:rPr>
      <w:tblPr/>
      <w:tcPr>
        <w:tcBorders>
          <w:top w:val="single" w:sz="32" w:space="0" w:color="4F81BD" w:themeColor="accent1"/>
          <w:bottom w:val="single" w:sz="12" w:space="0" w:color="FFFFFF" w:themeColor="light1"/>
        </w:tcBorders>
        <w:shd w:val="clear" w:color="4F81BD" w:themeColor="accent1" w:fill="4F81BD" w:themeFill="accent1"/>
      </w:tcPr>
    </w:tblStylePr>
    <w:tblStylePr w:type="lastRow">
      <w:rPr>
        <w:rFonts w:ascii="Liberation Sans" w:hAnsi="Liberation Sans"/>
        <w:b/>
        <w:color w:val="FFFFFF" w:themeColor="light1"/>
        <w:sz w:val="22"/>
      </w:rPr>
    </w:tblStylePr>
    <w:tblStylePr w:type="firstCol">
      <w:rPr>
        <w:rFonts w:ascii="Liberation Sans" w:hAnsi="Liberation Sans"/>
        <w:b/>
        <w:color w:val="FFFFFF" w:themeColor="light1"/>
        <w:sz w:val="22"/>
      </w:rPr>
      <w:tblPr/>
      <w:tcPr>
        <w:tcBorders>
          <w:left w:val="single" w:sz="32" w:space="0" w:color="4F81BD" w:themeColor="accent1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4F81BD" w:themeColor="accent1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4F81BD" w:themeColor="accent1" w:fill="4F81BD" w:themeFill="accent1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4F81BD" w:themeColor="accent1" w:fill="4F81BD" w:themeFill="accent1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4F81BD" w:themeColor="accent1" w:fill="4F81BD" w:themeFill="accent1"/>
      </w:tcPr>
    </w:tblStylePr>
  </w:style>
  <w:style w:type="table" w:customStyle="1" w:styleId="ListTable5Dark-Accent2">
    <w:name w:val="List Table 5 Dark - Accent 2"/>
    <w:uiPriority w:val="99"/>
    <w:tblPr>
      <w:tblStyleRowBandSize w:val="1"/>
      <w:tblStyleColBandSize w:val="1"/>
      <w:tblInd w:w="0" w:type="dxa"/>
      <w:tblBorders>
        <w:top w:val="single" w:sz="32" w:space="0" w:color="D99695" w:themeColor="accent2" w:themeTint="97"/>
        <w:left w:val="single" w:sz="32" w:space="0" w:color="D99695" w:themeColor="accent2" w:themeTint="97"/>
        <w:bottom w:val="single" w:sz="32" w:space="0" w:color="D99695" w:themeColor="accent2" w:themeTint="97"/>
        <w:right w:val="single" w:sz="32" w:space="0" w:color="D99695" w:themeColor="accent2" w:themeTint="97"/>
      </w:tblBorders>
      <w:shd w:val="clear" w:color="D99695" w:themeColor="accent2" w:themeTint="97" w:fill="D99695" w:themeFill="accent2" w:themeFillTint="97"/>
      <w:tblCellMar>
        <w:top w:w="0" w:type="dxa"/>
        <w:left w:w="0" w:type="dxa"/>
        <w:bottom w:w="0" w:type="dxa"/>
        <w:right w:w="0" w:type="dxa"/>
      </w:tblCellMar>
    </w:tblPr>
    <w:tblStylePr w:type="firstRow">
      <w:rPr>
        <w:rFonts w:ascii="Liberation Sans" w:hAnsi="Liberation Sans"/>
        <w:b/>
        <w:color w:val="FFFFFF" w:themeColor="light1"/>
        <w:sz w:val="22"/>
      </w:rPr>
      <w:tblPr/>
      <w:tcPr>
        <w:tcBorders>
          <w:top w:val="single" w:sz="32" w:space="0" w:color="D99695" w:themeColor="accent2" w:themeTint="97"/>
          <w:bottom w:val="single" w:sz="12" w:space="0" w:color="FFFFFF" w:themeColor="light1"/>
        </w:tcBorders>
        <w:shd w:val="clear" w:color="D99695" w:themeColor="accent2" w:themeTint="97" w:fill="D99695" w:themeFill="accent2" w:themeFillTint="97"/>
      </w:tcPr>
    </w:tblStylePr>
    <w:tblStylePr w:type="lastRow">
      <w:rPr>
        <w:rFonts w:ascii="Liberation Sans" w:hAnsi="Liberation Sans"/>
        <w:b/>
        <w:color w:val="FFFFFF" w:themeColor="light1"/>
        <w:sz w:val="22"/>
      </w:rPr>
    </w:tblStylePr>
    <w:tblStylePr w:type="firstCol">
      <w:rPr>
        <w:rFonts w:ascii="Liberation Sans" w:hAnsi="Liberation Sans"/>
        <w:b/>
        <w:color w:val="FFFFFF" w:themeColor="light1"/>
        <w:sz w:val="22"/>
      </w:rPr>
      <w:tblPr/>
      <w:tcPr>
        <w:tcBorders>
          <w:left w:val="single" w:sz="32" w:space="0" w:color="D99695" w:themeColor="accent2" w:themeTint="97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D99695" w:themeColor="accent2" w:themeTint="97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D99695" w:themeColor="accent2" w:themeTint="97" w:fill="D99695" w:themeFill="accent2" w:themeFillTint="97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D99695" w:themeColor="accent2" w:themeTint="97" w:fill="D99695" w:themeFill="accent2" w:themeFillTint="97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D99695" w:themeColor="accent2" w:themeTint="97" w:fill="D99695" w:themeFill="accent2" w:themeFillTint="97"/>
      </w:tcPr>
    </w:tblStylePr>
  </w:style>
  <w:style w:type="table" w:customStyle="1" w:styleId="ListTable5Dark-Accent3">
    <w:name w:val="List Table 5 Dark - Accent 3"/>
    <w:uiPriority w:val="99"/>
    <w:tblPr>
      <w:tblStyleRowBandSize w:val="1"/>
      <w:tblStyleColBandSize w:val="1"/>
      <w:tblInd w:w="0" w:type="dxa"/>
      <w:tblBorders>
        <w:top w:val="single" w:sz="32" w:space="0" w:color="C3D69B" w:themeColor="accent3" w:themeTint="98"/>
        <w:left w:val="single" w:sz="32" w:space="0" w:color="C3D69B" w:themeColor="accent3" w:themeTint="98"/>
        <w:bottom w:val="single" w:sz="32" w:space="0" w:color="C3D69B" w:themeColor="accent3" w:themeTint="98"/>
        <w:right w:val="single" w:sz="32" w:space="0" w:color="C3D69B" w:themeColor="accent3" w:themeTint="98"/>
      </w:tblBorders>
      <w:shd w:val="clear" w:color="C3D69B" w:themeColor="accent3" w:themeTint="98" w:fill="C3D69B" w:themeFill="accent3" w:themeFillTint="98"/>
      <w:tblCellMar>
        <w:top w:w="0" w:type="dxa"/>
        <w:left w:w="0" w:type="dxa"/>
        <w:bottom w:w="0" w:type="dxa"/>
        <w:right w:w="0" w:type="dxa"/>
      </w:tblCellMar>
    </w:tblPr>
    <w:tblStylePr w:type="firstRow">
      <w:rPr>
        <w:rFonts w:ascii="Liberation Sans" w:hAnsi="Liberation Sans"/>
        <w:b/>
        <w:color w:val="FFFFFF" w:themeColor="light1"/>
        <w:sz w:val="22"/>
      </w:rPr>
      <w:tblPr/>
      <w:tcPr>
        <w:tcBorders>
          <w:top w:val="single" w:sz="32" w:space="0" w:color="C3D69B" w:themeColor="accent3" w:themeTint="98"/>
          <w:bottom w:val="single" w:sz="12" w:space="0" w:color="FFFFFF" w:themeColor="light1"/>
        </w:tcBorders>
        <w:shd w:val="clear" w:color="C3D69B" w:themeColor="accent3" w:themeTint="98" w:fill="C3D69B" w:themeFill="accent3" w:themeFillTint="98"/>
      </w:tcPr>
    </w:tblStylePr>
    <w:tblStylePr w:type="lastRow">
      <w:rPr>
        <w:rFonts w:ascii="Liberation Sans" w:hAnsi="Liberation Sans"/>
        <w:b/>
        <w:color w:val="FFFFFF" w:themeColor="light1"/>
        <w:sz w:val="22"/>
      </w:rPr>
    </w:tblStylePr>
    <w:tblStylePr w:type="firstCol">
      <w:rPr>
        <w:rFonts w:ascii="Liberation Sans" w:hAnsi="Liberation Sans"/>
        <w:b/>
        <w:color w:val="FFFFFF" w:themeColor="light1"/>
        <w:sz w:val="22"/>
      </w:rPr>
      <w:tblPr/>
      <w:tcPr>
        <w:tcBorders>
          <w:left w:val="single" w:sz="32" w:space="0" w:color="C3D69B" w:themeColor="accent3" w:themeTint="98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C3D69B" w:themeColor="accent3" w:themeTint="98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C3D69B" w:themeColor="accent3" w:themeTint="98" w:fill="C3D69B" w:themeFill="accent3" w:themeFillTint="98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C3D69B" w:themeColor="accent3" w:themeTint="98" w:fill="C3D69B" w:themeFill="accent3" w:themeFillTint="98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C3D69B" w:themeColor="accent3" w:themeTint="98" w:fill="C3D69B" w:themeFill="accent3" w:themeFillTint="98"/>
      </w:tcPr>
    </w:tblStylePr>
  </w:style>
  <w:style w:type="table" w:customStyle="1" w:styleId="ListTable5Dark-Accent4">
    <w:name w:val="List Table 5 Dark - Accent 4"/>
    <w:uiPriority w:val="99"/>
    <w:tblPr>
      <w:tblStyleRowBandSize w:val="1"/>
      <w:tblStyleColBandSize w:val="1"/>
      <w:tblInd w:w="0" w:type="dxa"/>
      <w:tblBorders>
        <w:top w:val="single" w:sz="32" w:space="0" w:color="B2A1C6" w:themeColor="accent4" w:themeTint="9A"/>
        <w:left w:val="single" w:sz="32" w:space="0" w:color="B2A1C6" w:themeColor="accent4" w:themeTint="9A"/>
        <w:bottom w:val="single" w:sz="32" w:space="0" w:color="B2A1C6" w:themeColor="accent4" w:themeTint="9A"/>
        <w:right w:val="single" w:sz="32" w:space="0" w:color="B2A1C6" w:themeColor="accent4" w:themeTint="9A"/>
      </w:tblBorders>
      <w:shd w:val="clear" w:color="B2A1C6" w:themeColor="accent4" w:themeTint="9A" w:fill="B2A1C6" w:themeFill="accent4" w:themeFillTint="9A"/>
      <w:tblCellMar>
        <w:top w:w="0" w:type="dxa"/>
        <w:left w:w="0" w:type="dxa"/>
        <w:bottom w:w="0" w:type="dxa"/>
        <w:right w:w="0" w:type="dxa"/>
      </w:tblCellMar>
    </w:tblPr>
    <w:tblStylePr w:type="firstRow">
      <w:rPr>
        <w:rFonts w:ascii="Liberation Sans" w:hAnsi="Liberation Sans"/>
        <w:b/>
        <w:color w:val="FFFFFF" w:themeColor="light1"/>
        <w:sz w:val="22"/>
      </w:rPr>
      <w:tblPr/>
      <w:tcPr>
        <w:tcBorders>
          <w:top w:val="single" w:sz="32" w:space="0" w:color="B2A1C6" w:themeColor="accent4" w:themeTint="9A"/>
          <w:bottom w:val="single" w:sz="12" w:space="0" w:color="FFFFFF" w:themeColor="light1"/>
        </w:tcBorders>
        <w:shd w:val="clear" w:color="B2A1C6" w:themeColor="accent4" w:themeTint="9A" w:fill="B2A1C6" w:themeFill="accent4" w:themeFillTint="9A"/>
      </w:tcPr>
    </w:tblStylePr>
    <w:tblStylePr w:type="lastRow">
      <w:rPr>
        <w:rFonts w:ascii="Liberation Sans" w:hAnsi="Liberation Sans"/>
        <w:b/>
        <w:color w:val="FFFFFF" w:themeColor="light1"/>
        <w:sz w:val="22"/>
      </w:rPr>
    </w:tblStylePr>
    <w:tblStylePr w:type="firstCol">
      <w:rPr>
        <w:rFonts w:ascii="Liberation Sans" w:hAnsi="Liberation Sans"/>
        <w:b/>
        <w:color w:val="FFFFFF" w:themeColor="light1"/>
        <w:sz w:val="22"/>
      </w:rPr>
      <w:tblPr/>
      <w:tcPr>
        <w:tcBorders>
          <w:left w:val="single" w:sz="32" w:space="0" w:color="B2A1C6" w:themeColor="accent4" w:themeTint="9A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B2A1C6" w:themeColor="accent4" w:themeTint="9A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B2A1C6" w:themeColor="accent4" w:themeTint="9A" w:fill="B2A1C6" w:themeFill="accent4" w:themeFillTint="9A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B2A1C6" w:themeColor="accent4" w:themeTint="9A" w:fill="B2A1C6" w:themeFill="accent4" w:themeFillTint="9A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B2A1C6" w:themeColor="accent4" w:themeTint="9A" w:fill="B2A1C6" w:themeFill="accent4" w:themeFillTint="9A"/>
      </w:tcPr>
    </w:tblStylePr>
  </w:style>
  <w:style w:type="table" w:customStyle="1" w:styleId="ListTable5Dark-Accent5">
    <w:name w:val="List Table 5 Dark - Accent 5"/>
    <w:uiPriority w:val="99"/>
    <w:tblPr>
      <w:tblStyleRowBandSize w:val="1"/>
      <w:tblStyleColBandSize w:val="1"/>
      <w:tblInd w:w="0" w:type="dxa"/>
      <w:tblBorders>
        <w:top w:val="single" w:sz="32" w:space="0" w:color="92CCDC" w:themeColor="accent5" w:themeTint="9A"/>
        <w:left w:val="single" w:sz="32" w:space="0" w:color="92CCDC" w:themeColor="accent5" w:themeTint="9A"/>
        <w:bottom w:val="single" w:sz="32" w:space="0" w:color="92CCDC" w:themeColor="accent5" w:themeTint="9A"/>
        <w:right w:val="single" w:sz="32" w:space="0" w:color="92CCDC" w:themeColor="accent5" w:themeTint="9A"/>
      </w:tblBorders>
      <w:shd w:val="clear" w:color="92CCDC" w:themeColor="accent5" w:themeTint="9A" w:fill="92CCDC" w:themeFill="accent5" w:themeFillTint="9A"/>
      <w:tblCellMar>
        <w:top w:w="0" w:type="dxa"/>
        <w:left w:w="0" w:type="dxa"/>
        <w:bottom w:w="0" w:type="dxa"/>
        <w:right w:w="0" w:type="dxa"/>
      </w:tblCellMar>
    </w:tblPr>
    <w:tblStylePr w:type="firstRow">
      <w:rPr>
        <w:rFonts w:ascii="Liberation Sans" w:hAnsi="Liberation Sans"/>
        <w:b/>
        <w:color w:val="FFFFFF" w:themeColor="light1"/>
        <w:sz w:val="22"/>
      </w:rPr>
      <w:tblPr/>
      <w:tcPr>
        <w:tcBorders>
          <w:top w:val="single" w:sz="32" w:space="0" w:color="92CCDC" w:themeColor="accent5" w:themeTint="9A"/>
          <w:bottom w:val="single" w:sz="12" w:space="0" w:color="FFFFFF" w:themeColor="light1"/>
        </w:tcBorders>
        <w:shd w:val="clear" w:color="92CCDC" w:themeColor="accent5" w:themeTint="9A" w:fill="92CCDC" w:themeFill="accent5" w:themeFillTint="9A"/>
      </w:tcPr>
    </w:tblStylePr>
    <w:tblStylePr w:type="lastRow">
      <w:rPr>
        <w:rFonts w:ascii="Liberation Sans" w:hAnsi="Liberation Sans"/>
        <w:b/>
        <w:color w:val="FFFFFF" w:themeColor="light1"/>
        <w:sz w:val="22"/>
      </w:rPr>
    </w:tblStylePr>
    <w:tblStylePr w:type="firstCol">
      <w:rPr>
        <w:rFonts w:ascii="Liberation Sans" w:hAnsi="Liberation Sans"/>
        <w:b/>
        <w:color w:val="FFFFFF" w:themeColor="light1"/>
        <w:sz w:val="22"/>
      </w:rPr>
      <w:tblPr/>
      <w:tcPr>
        <w:tcBorders>
          <w:left w:val="single" w:sz="32" w:space="0" w:color="92CCDC" w:themeColor="accent5" w:themeTint="9A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92CCDC" w:themeColor="accent5" w:themeTint="9A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92CCDC" w:themeColor="accent5" w:themeTint="9A" w:fill="92CCDC" w:themeFill="accent5" w:themeFillTint="9A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92CCDC" w:themeColor="accent5" w:themeTint="9A" w:fill="92CCDC" w:themeFill="accent5" w:themeFillTint="9A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92CCDC" w:themeColor="accent5" w:themeTint="9A" w:fill="92CCDC" w:themeFill="accent5" w:themeFillTint="9A"/>
      </w:tcPr>
    </w:tblStylePr>
  </w:style>
  <w:style w:type="table" w:customStyle="1" w:styleId="ListTable5Dark-Accent6">
    <w:name w:val="List Table 5 Dark - Accent 6"/>
    <w:uiPriority w:val="99"/>
    <w:tblPr>
      <w:tblStyleRowBandSize w:val="1"/>
      <w:tblStyleColBandSize w:val="1"/>
      <w:tblInd w:w="0" w:type="dxa"/>
      <w:tblBorders>
        <w:top w:val="single" w:sz="32" w:space="0" w:color="FAC090" w:themeColor="accent6" w:themeTint="98"/>
        <w:left w:val="single" w:sz="32" w:space="0" w:color="FAC090" w:themeColor="accent6" w:themeTint="98"/>
        <w:bottom w:val="single" w:sz="32" w:space="0" w:color="FAC090" w:themeColor="accent6" w:themeTint="98"/>
        <w:right w:val="single" w:sz="32" w:space="0" w:color="FAC090" w:themeColor="accent6" w:themeTint="98"/>
      </w:tblBorders>
      <w:shd w:val="clear" w:color="FAC090" w:themeColor="accent6" w:themeTint="98" w:fill="FAC090" w:themeFill="accent6" w:themeFillTint="98"/>
      <w:tblCellMar>
        <w:top w:w="0" w:type="dxa"/>
        <w:left w:w="0" w:type="dxa"/>
        <w:bottom w:w="0" w:type="dxa"/>
        <w:right w:w="0" w:type="dxa"/>
      </w:tblCellMar>
    </w:tblPr>
    <w:tblStylePr w:type="firstRow">
      <w:rPr>
        <w:rFonts w:ascii="Liberation Sans" w:hAnsi="Liberation Sans"/>
        <w:b/>
        <w:color w:val="FFFFFF" w:themeColor="light1"/>
        <w:sz w:val="22"/>
      </w:rPr>
      <w:tblPr/>
      <w:tcPr>
        <w:tcBorders>
          <w:top w:val="single" w:sz="32" w:space="0" w:color="FAC090" w:themeColor="accent6" w:themeTint="98"/>
          <w:bottom w:val="single" w:sz="12" w:space="0" w:color="FFFFFF" w:themeColor="light1"/>
        </w:tcBorders>
        <w:shd w:val="clear" w:color="FAC090" w:themeColor="accent6" w:themeTint="98" w:fill="FAC090" w:themeFill="accent6" w:themeFillTint="98"/>
      </w:tcPr>
    </w:tblStylePr>
    <w:tblStylePr w:type="lastRow">
      <w:rPr>
        <w:rFonts w:ascii="Liberation Sans" w:hAnsi="Liberation Sans"/>
        <w:b/>
        <w:color w:val="FFFFFF" w:themeColor="light1"/>
        <w:sz w:val="22"/>
      </w:rPr>
    </w:tblStylePr>
    <w:tblStylePr w:type="firstCol">
      <w:rPr>
        <w:rFonts w:ascii="Liberation Sans" w:hAnsi="Liberation Sans"/>
        <w:b/>
        <w:color w:val="FFFFFF" w:themeColor="light1"/>
        <w:sz w:val="22"/>
      </w:rPr>
      <w:tblPr/>
      <w:tcPr>
        <w:tcBorders>
          <w:left w:val="single" w:sz="32" w:space="0" w:color="FAC090" w:themeColor="accent6" w:themeTint="98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FAC090" w:themeColor="accent6" w:themeTint="98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FAC090" w:themeColor="accent6" w:themeTint="98" w:fill="FAC090" w:themeFill="accent6" w:themeFillTint="98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FAC090" w:themeColor="accent6" w:themeTint="98" w:fill="FAC090" w:themeFill="accent6" w:themeFillTint="98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FAC090" w:themeColor="accent6" w:themeTint="98" w:fill="FAC090" w:themeFill="accent6" w:themeFillTint="98"/>
      </w:tcPr>
    </w:tblStylePr>
  </w:style>
  <w:style w:type="table" w:styleId="-60">
    <w:name w:val="List Table 6 Colorful"/>
    <w:uiPriority w:val="99"/>
    <w:tblPr>
      <w:tblStyleRowBandSize w:val="1"/>
      <w:tblStyleColBandSize w:val="1"/>
      <w:tblInd w:w="0" w:type="dxa"/>
      <w:tblBorders>
        <w:top w:val="single" w:sz="4" w:space="0" w:color="7F7F7F" w:themeColor="text1" w:themeTint="80"/>
        <w:bottom w:val="single" w:sz="4" w:space="0" w:color="7F7F7F" w:themeColor="text1" w:themeTint="80"/>
      </w:tblBorders>
      <w:tblCellMar>
        <w:top w:w="0" w:type="dxa"/>
        <w:left w:w="0" w:type="dxa"/>
        <w:bottom w:w="0" w:type="dxa"/>
        <w:right w:w="0" w:type="dxa"/>
      </w:tblCellMar>
    </w:tblPr>
    <w:tblStylePr w:type="firstRow">
      <w:rPr>
        <w:b/>
        <w:color w:val="000000" w:themeColor="text1"/>
      </w:rPr>
      <w:tblPr/>
      <w:tcPr>
        <w:tcBorders>
          <w:bottom w:val="single" w:sz="4" w:space="0" w:color="7F7F7F" w:themeColor="text1" w:themeTint="80"/>
        </w:tcBorders>
      </w:tcPr>
    </w:tblStylePr>
    <w:tblStylePr w:type="lastRow">
      <w:rPr>
        <w:b/>
        <w:color w:val="000000" w:themeColor="text1"/>
      </w:rPr>
      <w:tblPr/>
      <w:tcPr>
        <w:tcBorders>
          <w:top w:val="single" w:sz="4" w:space="0" w:color="7F7F7F" w:themeColor="text1" w:themeTint="80"/>
        </w:tcBorders>
      </w:tcPr>
    </w:tblStylePr>
    <w:tblStylePr w:type="firstCol">
      <w:rPr>
        <w:b/>
        <w:color w:val="000000" w:themeColor="text1"/>
      </w:rPr>
    </w:tblStylePr>
    <w:tblStylePr w:type="lastCol">
      <w:rPr>
        <w:b/>
        <w:color w:val="000000" w:themeColor="text1"/>
      </w:rPr>
    </w:tblStylePr>
    <w:tblStylePr w:type="band1Vert">
      <w:tblPr/>
      <w:tcPr>
        <w:shd w:val="clear" w:color="BFBFBF" w:themeColor="text1" w:themeTint="40" w:fill="BFBFBF" w:themeFill="text1" w:themeFillTint="40"/>
      </w:tcPr>
    </w:tblStylePr>
    <w:tblStylePr w:type="band1Horz">
      <w:rPr>
        <w:rFonts w:ascii="Liberation Sans" w:hAnsi="Liberation Sans"/>
        <w:color w:val="000000" w:themeColor="text1"/>
        <w:sz w:val="22"/>
      </w:rPr>
      <w:tblPr/>
      <w:tcPr>
        <w:shd w:val="clear" w:color="BFBFBF" w:themeColor="text1" w:themeTint="40" w:fill="BFBFBF" w:themeFill="text1" w:themeFillTint="40"/>
      </w:tcPr>
    </w:tblStylePr>
    <w:tblStylePr w:type="band2Horz">
      <w:rPr>
        <w:rFonts w:ascii="Liberation Sans" w:hAnsi="Liberation Sans"/>
        <w:color w:val="000000" w:themeColor="text1"/>
        <w:sz w:val="22"/>
      </w:rPr>
    </w:tblStylePr>
  </w:style>
  <w:style w:type="table" w:customStyle="1" w:styleId="ListTable6Colorful-Accent1">
    <w:name w:val="List Table 6 Colorful - Accent 1"/>
    <w:uiPriority w:val="99"/>
    <w:tblPr>
      <w:tblStyleRowBandSize w:val="1"/>
      <w:tblStyleColBandSize w:val="1"/>
      <w:tblInd w:w="0" w:type="dxa"/>
      <w:tblBorders>
        <w:top w:val="single" w:sz="4" w:space="0" w:color="4F81BD" w:themeColor="accent1"/>
        <w:bottom w:val="single" w:sz="4" w:space="0" w:color="4F81BD" w:themeColor="accent1"/>
      </w:tblBorders>
      <w:tblCellMar>
        <w:top w:w="0" w:type="dxa"/>
        <w:left w:w="0" w:type="dxa"/>
        <w:bottom w:w="0" w:type="dxa"/>
        <w:right w:w="0" w:type="dxa"/>
      </w:tblCellMar>
    </w:tblPr>
    <w:tblStylePr w:type="firstRow">
      <w:rPr>
        <w:b/>
        <w:color w:val="2A4A71" w:themeColor="accent1" w:themeShade="95"/>
      </w:rPr>
      <w:tblPr/>
      <w:tcPr>
        <w:tcBorders>
          <w:bottom w:val="single" w:sz="4" w:space="0" w:color="4F81BD" w:themeColor="accent1"/>
        </w:tcBorders>
      </w:tcPr>
    </w:tblStylePr>
    <w:tblStylePr w:type="lastRow">
      <w:rPr>
        <w:b/>
        <w:color w:val="2A4A71" w:themeColor="accent1" w:themeShade="95"/>
      </w:rPr>
      <w:tblPr/>
      <w:tcPr>
        <w:tcBorders>
          <w:top w:val="single" w:sz="4" w:space="0" w:color="4F81BD" w:themeColor="accent1"/>
        </w:tcBorders>
      </w:tcPr>
    </w:tblStylePr>
    <w:tblStylePr w:type="firstCol">
      <w:rPr>
        <w:b/>
        <w:color w:val="2A4A71" w:themeColor="accent1" w:themeShade="95"/>
      </w:rPr>
    </w:tblStylePr>
    <w:tblStylePr w:type="lastCol">
      <w:rPr>
        <w:b/>
        <w:color w:val="2A4A71" w:themeColor="accent1" w:themeShade="95"/>
      </w:rPr>
    </w:tblStylePr>
    <w:tblStylePr w:type="band1Vert">
      <w:tblPr/>
      <w:tcPr>
        <w:shd w:val="clear" w:color="D2DFEE" w:themeColor="accent1" w:themeTint="40" w:fill="D2DFEE" w:themeFill="accent1" w:themeFillTint="40"/>
      </w:tcPr>
    </w:tblStylePr>
    <w:tblStylePr w:type="band1Horz">
      <w:rPr>
        <w:rFonts w:ascii="Liberation Sans" w:hAnsi="Liberation Sans"/>
        <w:color w:val="2A4A71" w:themeColor="accent1" w:themeShade="95"/>
        <w:sz w:val="22"/>
      </w:rPr>
      <w:tblPr/>
      <w:tcPr>
        <w:shd w:val="clear" w:color="D2DFEE" w:themeColor="accent1" w:themeTint="40" w:fill="D2DFEE" w:themeFill="accent1" w:themeFillTint="40"/>
      </w:tcPr>
    </w:tblStylePr>
    <w:tblStylePr w:type="band2Horz">
      <w:rPr>
        <w:rFonts w:ascii="Liberation Sans" w:hAnsi="Liberation Sans"/>
        <w:color w:val="2A4A71" w:themeColor="accent1" w:themeShade="95"/>
        <w:sz w:val="22"/>
      </w:rPr>
    </w:tblStylePr>
  </w:style>
  <w:style w:type="table" w:customStyle="1" w:styleId="ListTable6Colorful-Accent2">
    <w:name w:val="List Table 6 Colorful - Accent 2"/>
    <w:uiPriority w:val="99"/>
    <w:tblPr>
      <w:tblStyleRowBandSize w:val="1"/>
      <w:tblStyleColBandSize w:val="1"/>
      <w:tblInd w:w="0" w:type="dxa"/>
      <w:tblBorders>
        <w:top w:val="single" w:sz="4" w:space="0" w:color="D99695" w:themeColor="accent2" w:themeTint="97"/>
        <w:bottom w:val="single" w:sz="4" w:space="0" w:color="D99695" w:themeColor="accent2" w:themeTint="97"/>
      </w:tblBorders>
      <w:tblCellMar>
        <w:top w:w="0" w:type="dxa"/>
        <w:left w:w="0" w:type="dxa"/>
        <w:bottom w:w="0" w:type="dxa"/>
        <w:right w:w="0" w:type="dxa"/>
      </w:tblCellMar>
    </w:tblPr>
    <w:tblStylePr w:type="firstRow">
      <w:rPr>
        <w:b/>
        <w:color w:val="D99695" w:themeColor="accent2" w:themeTint="97" w:themeShade="95"/>
      </w:rPr>
      <w:tblPr/>
      <w:tcPr>
        <w:tcBorders>
          <w:bottom w:val="single" w:sz="4" w:space="0" w:color="D99695" w:themeColor="accent2" w:themeTint="97"/>
        </w:tcBorders>
      </w:tcPr>
    </w:tblStylePr>
    <w:tblStylePr w:type="lastRow">
      <w:rPr>
        <w:b/>
        <w:color w:val="D99695" w:themeColor="accent2" w:themeTint="97" w:themeShade="95"/>
      </w:rPr>
      <w:tblPr/>
      <w:tcPr>
        <w:tcBorders>
          <w:top w:val="single" w:sz="4" w:space="0" w:color="D99695" w:themeColor="accent2" w:themeTint="97"/>
        </w:tcBorders>
      </w:tcPr>
    </w:tblStylePr>
    <w:tblStylePr w:type="firstCol">
      <w:rPr>
        <w:b/>
        <w:color w:val="D99695" w:themeColor="accent2" w:themeTint="97" w:themeShade="95"/>
      </w:rPr>
    </w:tblStylePr>
    <w:tblStylePr w:type="lastCol">
      <w:rPr>
        <w:b/>
        <w:color w:val="D99695" w:themeColor="accent2" w:themeTint="97" w:themeShade="95"/>
      </w:rPr>
    </w:tblStylePr>
    <w:tblStylePr w:type="band1Vert">
      <w:tblPr/>
      <w:tcPr>
        <w:shd w:val="clear" w:color="EFD2D2" w:themeColor="accent2" w:themeTint="40" w:fill="EFD2D2" w:themeFill="accent2" w:themeFillTint="40"/>
      </w:tcPr>
    </w:tblStylePr>
    <w:tblStylePr w:type="band1Horz">
      <w:rPr>
        <w:rFonts w:ascii="Liberation Sans" w:hAnsi="Liberation Sans"/>
        <w:color w:val="D99695" w:themeColor="accent2" w:themeTint="97" w:themeShade="95"/>
        <w:sz w:val="22"/>
      </w:rPr>
      <w:tblPr/>
      <w:tcPr>
        <w:shd w:val="clear" w:color="EFD2D2" w:themeColor="accent2" w:themeTint="40" w:fill="EFD2D2" w:themeFill="accent2" w:themeFillTint="40"/>
      </w:tcPr>
    </w:tblStylePr>
    <w:tblStylePr w:type="band2Horz">
      <w:rPr>
        <w:rFonts w:ascii="Liberation Sans" w:hAnsi="Liberation Sans"/>
        <w:color w:val="D99695" w:themeColor="accent2" w:themeTint="97" w:themeShade="95"/>
        <w:sz w:val="22"/>
      </w:rPr>
    </w:tblStylePr>
  </w:style>
  <w:style w:type="table" w:customStyle="1" w:styleId="ListTable6Colorful-Accent3">
    <w:name w:val="List Table 6 Colorful - Accent 3"/>
    <w:uiPriority w:val="99"/>
    <w:tblPr>
      <w:tblStyleRowBandSize w:val="1"/>
      <w:tblStyleColBandSize w:val="1"/>
      <w:tblInd w:w="0" w:type="dxa"/>
      <w:tblBorders>
        <w:top w:val="single" w:sz="4" w:space="0" w:color="C3D69B" w:themeColor="accent3" w:themeTint="98"/>
        <w:bottom w:val="single" w:sz="4" w:space="0" w:color="C3D69B" w:themeColor="accent3" w:themeTint="98"/>
      </w:tblBorders>
      <w:tblCellMar>
        <w:top w:w="0" w:type="dxa"/>
        <w:left w:w="0" w:type="dxa"/>
        <w:bottom w:w="0" w:type="dxa"/>
        <w:right w:w="0" w:type="dxa"/>
      </w:tblCellMar>
    </w:tblPr>
    <w:tblStylePr w:type="firstRow">
      <w:rPr>
        <w:b/>
        <w:color w:val="C3D69B" w:themeColor="accent3" w:themeTint="98" w:themeShade="95"/>
      </w:rPr>
      <w:tblPr/>
      <w:tcPr>
        <w:tcBorders>
          <w:bottom w:val="single" w:sz="4" w:space="0" w:color="C3D69B" w:themeColor="accent3" w:themeTint="98"/>
        </w:tcBorders>
      </w:tcPr>
    </w:tblStylePr>
    <w:tblStylePr w:type="lastRow">
      <w:rPr>
        <w:b/>
        <w:color w:val="C3D69B" w:themeColor="accent3" w:themeTint="98" w:themeShade="95"/>
      </w:rPr>
      <w:tblPr/>
      <w:tcPr>
        <w:tcBorders>
          <w:top w:val="single" w:sz="4" w:space="0" w:color="C3D69B" w:themeColor="accent3" w:themeTint="98"/>
        </w:tcBorders>
      </w:tcPr>
    </w:tblStylePr>
    <w:tblStylePr w:type="firstCol">
      <w:rPr>
        <w:b/>
        <w:color w:val="C3D69B" w:themeColor="accent3" w:themeTint="98" w:themeShade="95"/>
      </w:rPr>
    </w:tblStylePr>
    <w:tblStylePr w:type="lastCol">
      <w:rPr>
        <w:b/>
        <w:color w:val="C3D69B" w:themeColor="accent3" w:themeTint="98" w:themeShade="95"/>
      </w:rPr>
    </w:tblStylePr>
    <w:tblStylePr w:type="band1Vert">
      <w:tblPr/>
      <w:tcPr>
        <w:shd w:val="clear" w:color="E5EED5" w:themeColor="accent3" w:themeTint="40" w:fill="E5EED5" w:themeFill="accent3" w:themeFillTint="40"/>
      </w:tcPr>
    </w:tblStylePr>
    <w:tblStylePr w:type="band1Horz">
      <w:rPr>
        <w:rFonts w:ascii="Liberation Sans" w:hAnsi="Liberation Sans"/>
        <w:color w:val="C3D69B" w:themeColor="accent3" w:themeTint="98" w:themeShade="95"/>
        <w:sz w:val="22"/>
      </w:rPr>
      <w:tblPr/>
      <w:tcPr>
        <w:shd w:val="clear" w:color="E5EED5" w:themeColor="accent3" w:themeTint="40" w:fill="E5EED5" w:themeFill="accent3" w:themeFillTint="40"/>
      </w:tcPr>
    </w:tblStylePr>
    <w:tblStylePr w:type="band2Horz">
      <w:rPr>
        <w:rFonts w:ascii="Liberation Sans" w:hAnsi="Liberation Sans"/>
        <w:color w:val="C3D69B" w:themeColor="accent3" w:themeTint="98" w:themeShade="95"/>
        <w:sz w:val="22"/>
      </w:rPr>
    </w:tblStylePr>
  </w:style>
  <w:style w:type="table" w:customStyle="1" w:styleId="ListTable6Colorful-Accent4">
    <w:name w:val="List Table 6 Colorful - Accent 4"/>
    <w:uiPriority w:val="99"/>
    <w:tblPr>
      <w:tblStyleRowBandSize w:val="1"/>
      <w:tblStyleColBandSize w:val="1"/>
      <w:tblInd w:w="0" w:type="dxa"/>
      <w:tblBorders>
        <w:top w:val="single" w:sz="4" w:space="0" w:color="B2A1C6" w:themeColor="accent4" w:themeTint="9A"/>
        <w:bottom w:val="single" w:sz="4" w:space="0" w:color="B2A1C6" w:themeColor="accent4" w:themeTint="9A"/>
      </w:tblBorders>
      <w:tblCellMar>
        <w:top w:w="0" w:type="dxa"/>
        <w:left w:w="0" w:type="dxa"/>
        <w:bottom w:w="0" w:type="dxa"/>
        <w:right w:w="0" w:type="dxa"/>
      </w:tblCellMar>
    </w:tblPr>
    <w:tblStylePr w:type="firstRow">
      <w:rPr>
        <w:b/>
        <w:color w:val="B2A1C6" w:themeColor="accent4" w:themeTint="9A" w:themeShade="95"/>
      </w:rPr>
      <w:tblPr/>
      <w:tcPr>
        <w:tcBorders>
          <w:bottom w:val="single" w:sz="4" w:space="0" w:color="B2A1C6" w:themeColor="accent4" w:themeTint="9A"/>
        </w:tcBorders>
      </w:tcPr>
    </w:tblStylePr>
    <w:tblStylePr w:type="lastRow">
      <w:rPr>
        <w:b/>
        <w:color w:val="B2A1C6" w:themeColor="accent4" w:themeTint="9A" w:themeShade="95"/>
      </w:rPr>
      <w:tblPr/>
      <w:tcPr>
        <w:tcBorders>
          <w:top w:val="single" w:sz="4" w:space="0" w:color="B2A1C6" w:themeColor="accent4" w:themeTint="9A"/>
        </w:tcBorders>
      </w:tcPr>
    </w:tblStylePr>
    <w:tblStylePr w:type="firstCol">
      <w:rPr>
        <w:b/>
        <w:color w:val="B2A1C6" w:themeColor="accent4" w:themeTint="9A" w:themeShade="95"/>
      </w:rPr>
    </w:tblStylePr>
    <w:tblStylePr w:type="lastCol">
      <w:rPr>
        <w:b/>
        <w:color w:val="B2A1C6" w:themeColor="accent4" w:themeTint="9A" w:themeShade="95"/>
      </w:rPr>
    </w:tblStylePr>
    <w:tblStylePr w:type="band1Vert">
      <w:tblPr/>
      <w:tcPr>
        <w:shd w:val="clear" w:color="DFD8E7" w:themeColor="accent4" w:themeTint="40" w:fill="DFD8E7" w:themeFill="accent4" w:themeFillTint="40"/>
      </w:tcPr>
    </w:tblStylePr>
    <w:tblStylePr w:type="band1Horz">
      <w:rPr>
        <w:rFonts w:ascii="Liberation Sans" w:hAnsi="Liberation Sans"/>
        <w:color w:val="B2A1C6" w:themeColor="accent4" w:themeTint="9A" w:themeShade="95"/>
        <w:sz w:val="22"/>
      </w:rPr>
      <w:tblPr/>
      <w:tcPr>
        <w:shd w:val="clear" w:color="DFD8E7" w:themeColor="accent4" w:themeTint="40" w:fill="DFD8E7" w:themeFill="accent4" w:themeFillTint="40"/>
      </w:tcPr>
    </w:tblStylePr>
    <w:tblStylePr w:type="band2Horz">
      <w:rPr>
        <w:rFonts w:ascii="Liberation Sans" w:hAnsi="Liberation Sans"/>
        <w:color w:val="B2A1C6" w:themeColor="accent4" w:themeTint="9A" w:themeShade="95"/>
        <w:sz w:val="22"/>
      </w:rPr>
    </w:tblStylePr>
  </w:style>
  <w:style w:type="table" w:customStyle="1" w:styleId="ListTable6Colorful-Accent5">
    <w:name w:val="List Table 6 Colorful - Accent 5"/>
    <w:uiPriority w:val="99"/>
    <w:tblPr>
      <w:tblStyleRowBandSize w:val="1"/>
      <w:tblStyleColBandSize w:val="1"/>
      <w:tblInd w:w="0" w:type="dxa"/>
      <w:tblBorders>
        <w:top w:val="single" w:sz="4" w:space="0" w:color="92CCDC" w:themeColor="accent5" w:themeTint="9A"/>
        <w:bottom w:val="single" w:sz="4" w:space="0" w:color="92CCDC" w:themeColor="accent5" w:themeTint="9A"/>
      </w:tblBorders>
      <w:tblCellMar>
        <w:top w:w="0" w:type="dxa"/>
        <w:left w:w="0" w:type="dxa"/>
        <w:bottom w:w="0" w:type="dxa"/>
        <w:right w:w="0" w:type="dxa"/>
      </w:tblCellMar>
    </w:tblPr>
    <w:tblStylePr w:type="firstRow">
      <w:rPr>
        <w:b/>
        <w:color w:val="92CCDC" w:themeColor="accent5" w:themeTint="9A" w:themeShade="95"/>
      </w:rPr>
      <w:tblPr/>
      <w:tcPr>
        <w:tcBorders>
          <w:bottom w:val="single" w:sz="4" w:space="0" w:color="92CCDC" w:themeColor="accent5" w:themeTint="9A"/>
        </w:tcBorders>
      </w:tcPr>
    </w:tblStylePr>
    <w:tblStylePr w:type="lastRow">
      <w:rPr>
        <w:b/>
        <w:color w:val="92CCDC" w:themeColor="accent5" w:themeTint="9A" w:themeShade="95"/>
      </w:rPr>
      <w:tblPr/>
      <w:tcPr>
        <w:tcBorders>
          <w:top w:val="single" w:sz="4" w:space="0" w:color="92CCDC" w:themeColor="accent5" w:themeTint="9A"/>
        </w:tcBorders>
      </w:tcPr>
    </w:tblStylePr>
    <w:tblStylePr w:type="firstCol">
      <w:rPr>
        <w:b/>
        <w:color w:val="92CCDC" w:themeColor="accent5" w:themeTint="9A" w:themeShade="95"/>
      </w:rPr>
    </w:tblStylePr>
    <w:tblStylePr w:type="lastCol">
      <w:rPr>
        <w:b/>
        <w:color w:val="92CCDC" w:themeColor="accent5" w:themeTint="9A" w:themeShade="95"/>
      </w:rPr>
    </w:tblStylePr>
    <w:tblStylePr w:type="band1Vert">
      <w:tblPr/>
      <w:tcPr>
        <w:shd w:val="clear" w:color="D1EAF0" w:themeColor="accent5" w:themeTint="40" w:fill="D1EAF0" w:themeFill="accent5" w:themeFillTint="40"/>
      </w:tcPr>
    </w:tblStylePr>
    <w:tblStylePr w:type="band1Horz">
      <w:rPr>
        <w:rFonts w:ascii="Liberation Sans" w:hAnsi="Liberation Sans"/>
        <w:color w:val="92CCDC" w:themeColor="accent5" w:themeTint="9A" w:themeShade="95"/>
        <w:sz w:val="22"/>
      </w:rPr>
      <w:tblPr/>
      <w:tcPr>
        <w:shd w:val="clear" w:color="D1EAF0" w:themeColor="accent5" w:themeTint="40" w:fill="D1EAF0" w:themeFill="accent5" w:themeFillTint="40"/>
      </w:tcPr>
    </w:tblStylePr>
    <w:tblStylePr w:type="band2Horz">
      <w:rPr>
        <w:rFonts w:ascii="Liberation Sans" w:hAnsi="Liberation Sans"/>
        <w:color w:val="92CCDC" w:themeColor="accent5" w:themeTint="9A" w:themeShade="95"/>
        <w:sz w:val="22"/>
      </w:rPr>
    </w:tblStylePr>
  </w:style>
  <w:style w:type="table" w:customStyle="1" w:styleId="ListTable6Colorful-Accent6">
    <w:name w:val="List Table 6 Colorful - Accent 6"/>
    <w:uiPriority w:val="99"/>
    <w:tblPr>
      <w:tblStyleRowBandSize w:val="1"/>
      <w:tblStyleColBandSize w:val="1"/>
      <w:tblInd w:w="0" w:type="dxa"/>
      <w:tblBorders>
        <w:top w:val="single" w:sz="4" w:space="0" w:color="FAC090" w:themeColor="accent6" w:themeTint="98"/>
        <w:bottom w:val="single" w:sz="4" w:space="0" w:color="FAC090" w:themeColor="accent6" w:themeTint="98"/>
      </w:tblBorders>
      <w:tblCellMar>
        <w:top w:w="0" w:type="dxa"/>
        <w:left w:w="0" w:type="dxa"/>
        <w:bottom w:w="0" w:type="dxa"/>
        <w:right w:w="0" w:type="dxa"/>
      </w:tblCellMar>
    </w:tblPr>
    <w:tblStylePr w:type="firstRow">
      <w:rPr>
        <w:b/>
        <w:color w:val="FAC090" w:themeColor="accent6" w:themeTint="98" w:themeShade="95"/>
      </w:rPr>
      <w:tblPr/>
      <w:tcPr>
        <w:tcBorders>
          <w:bottom w:val="single" w:sz="4" w:space="0" w:color="FAC090" w:themeColor="accent6" w:themeTint="98"/>
        </w:tcBorders>
      </w:tcPr>
    </w:tblStylePr>
    <w:tblStylePr w:type="lastRow">
      <w:rPr>
        <w:b/>
        <w:color w:val="FAC090" w:themeColor="accent6" w:themeTint="98" w:themeShade="95"/>
      </w:rPr>
      <w:tblPr/>
      <w:tcPr>
        <w:tcBorders>
          <w:top w:val="single" w:sz="4" w:space="0" w:color="FAC090" w:themeColor="accent6" w:themeTint="98"/>
        </w:tcBorders>
      </w:tcPr>
    </w:tblStylePr>
    <w:tblStylePr w:type="firstCol">
      <w:rPr>
        <w:b/>
        <w:color w:val="FAC090" w:themeColor="accent6" w:themeTint="98" w:themeShade="95"/>
      </w:rPr>
    </w:tblStylePr>
    <w:tblStylePr w:type="lastCol">
      <w:rPr>
        <w:b/>
        <w:color w:val="FAC090" w:themeColor="accent6" w:themeTint="98" w:themeShade="95"/>
      </w:rPr>
    </w:tblStylePr>
    <w:tblStylePr w:type="band1Vert">
      <w:tblPr/>
      <w:tcPr>
        <w:shd w:val="clear" w:color="FDE4D0" w:themeColor="accent6" w:themeTint="40" w:fill="FDE4D0" w:themeFill="accent6" w:themeFillTint="40"/>
      </w:tcPr>
    </w:tblStylePr>
    <w:tblStylePr w:type="band1Horz">
      <w:rPr>
        <w:rFonts w:ascii="Liberation Sans" w:hAnsi="Liberation Sans"/>
        <w:color w:val="FAC090" w:themeColor="accent6" w:themeTint="98" w:themeShade="95"/>
        <w:sz w:val="22"/>
      </w:rPr>
      <w:tblPr/>
      <w:tcPr>
        <w:shd w:val="clear" w:color="FDE4D0" w:themeColor="accent6" w:themeTint="40" w:fill="FDE4D0" w:themeFill="accent6" w:themeFillTint="40"/>
      </w:tcPr>
    </w:tblStylePr>
    <w:tblStylePr w:type="band2Horz">
      <w:rPr>
        <w:rFonts w:ascii="Liberation Sans" w:hAnsi="Liberation Sans"/>
        <w:color w:val="FAC090" w:themeColor="accent6" w:themeTint="98" w:themeShade="95"/>
        <w:sz w:val="22"/>
      </w:rPr>
    </w:tblStylePr>
  </w:style>
  <w:style w:type="table" w:styleId="-70">
    <w:name w:val="List Table 7 Colorful"/>
    <w:uiPriority w:val="99"/>
    <w:tblPr>
      <w:tblStyleRowBandSize w:val="1"/>
      <w:tblStyleColBandSize w:val="1"/>
      <w:tblInd w:w="0" w:type="dxa"/>
      <w:tblBorders>
        <w:right w:val="single" w:sz="4" w:space="0" w:color="7F7F7F" w:themeColor="text1" w:themeTint="80"/>
      </w:tblBorders>
      <w:tblCellMar>
        <w:top w:w="0" w:type="dxa"/>
        <w:left w:w="0" w:type="dxa"/>
        <w:bottom w:w="0" w:type="dxa"/>
        <w:right w:w="0" w:type="dxa"/>
      </w:tblCellMar>
    </w:tblPr>
    <w:tblStylePr w:type="firstRow">
      <w:rPr>
        <w:rFonts w:ascii="Liberation Sans" w:hAnsi="Liberation Sans"/>
        <w:i/>
        <w:color w:val="7F7F7F" w:themeColor="text1" w:themeTint="80" w:themeShade="95"/>
        <w:sz w:val="22"/>
      </w:rPr>
      <w:tblPr/>
      <w:tcPr>
        <w:tcBorders>
          <w:top w:val="none" w:sz="0" w:space="0" w:color="000000"/>
          <w:left w:val="none" w:sz="0" w:space="0" w:color="000000"/>
          <w:bottom w:val="single" w:sz="4" w:space="0" w:color="7F7F7F" w:themeColor="text1" w:themeTint="80"/>
          <w:right w:val="none" w:sz="0" w:space="0" w:color="000000"/>
        </w:tcBorders>
        <w:shd w:val="clear" w:color="FFFFFF" w:themeColor="light1" w:fill="FFFFFF" w:themeFill="light1"/>
      </w:tcPr>
    </w:tblStylePr>
    <w:tblStylePr w:type="lastRow">
      <w:rPr>
        <w:rFonts w:ascii="Liberation Sans" w:hAnsi="Liberation Sans"/>
        <w:i/>
        <w:color w:val="7F7F7F" w:themeColor="text1" w:themeTint="80" w:themeShade="95"/>
        <w:sz w:val="22"/>
      </w:rPr>
      <w:tblPr/>
      <w:tcPr>
        <w:tcBorders>
          <w:top w:val="single" w:sz="4" w:space="0" w:color="7F7F7F" w:themeColor="text1" w:themeTint="80"/>
          <w:left w:val="none" w:sz="0" w:space="0" w:color="000000"/>
          <w:bottom w:val="none" w:sz="0" w:space="0" w:color="000000"/>
          <w:right w:val="none" w:sz="0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Liberation Sans" w:hAnsi="Liberation Sans"/>
        <w:i/>
        <w:color w:val="7F7F7F" w:themeColor="text1" w:themeTint="80" w:themeShade="95"/>
        <w:sz w:val="22"/>
      </w:rPr>
      <w:tblPr/>
      <w:tcPr>
        <w:tcBorders>
          <w:top w:val="none" w:sz="0" w:space="0" w:color="000000"/>
          <w:left w:val="none" w:sz="0" w:space="0" w:color="000000"/>
          <w:bottom w:val="none" w:sz="0" w:space="0" w:color="000000"/>
          <w:right w:val="single" w:sz="4" w:space="0" w:color="7F7F7F" w:themeColor="text1" w:themeTint="80"/>
        </w:tcBorders>
        <w:shd w:val="clear" w:color="FFFFFF" w:fill="auto"/>
      </w:tcPr>
    </w:tblStylePr>
    <w:tblStylePr w:type="lastCol">
      <w:rPr>
        <w:rFonts w:ascii="Liberation Sans" w:hAnsi="Liberation Sans"/>
        <w:i/>
        <w:color w:val="7F7F7F" w:themeColor="text1" w:themeTint="80" w:themeShade="95"/>
        <w:sz w:val="22"/>
      </w:rPr>
      <w:tblPr/>
      <w:tcPr>
        <w:tcBorders>
          <w:top w:val="none" w:sz="0" w:space="0" w:color="000000"/>
          <w:left w:val="single" w:sz="4" w:space="0" w:color="7F7F7F" w:themeColor="text1" w:themeTint="80"/>
          <w:bottom w:val="none" w:sz="0" w:space="0" w:color="000000"/>
          <w:right w:val="none" w:sz="0" w:space="0" w:color="000000"/>
        </w:tcBorders>
        <w:shd w:val="clear" w:color="FFFFFF" w:fill="auto"/>
      </w:tcPr>
    </w:tblStylePr>
    <w:tblStylePr w:type="band1Vert">
      <w:tblPr/>
      <w:tcPr>
        <w:shd w:val="clear" w:color="BFBFBF" w:themeColor="text1" w:themeTint="40" w:fill="BFBFBF" w:themeFill="text1" w:themeFillTint="40"/>
      </w:tcPr>
    </w:tblStylePr>
    <w:tblStylePr w:type="band1Horz">
      <w:rPr>
        <w:rFonts w:ascii="Liberation Sans" w:hAnsi="Liberation Sans"/>
        <w:color w:val="7F7F7F" w:themeColor="text1" w:themeTint="80" w:themeShade="95"/>
        <w:sz w:val="22"/>
      </w:rPr>
      <w:tblPr/>
      <w:tcPr>
        <w:shd w:val="clear" w:color="BFBFBF" w:themeColor="text1" w:themeTint="40" w:fill="BFBFBF" w:themeFill="text1" w:themeFillTint="40"/>
      </w:tcPr>
    </w:tblStylePr>
    <w:tblStylePr w:type="band2Horz">
      <w:rPr>
        <w:rFonts w:ascii="Liberation Sans" w:hAnsi="Liberation Sans"/>
        <w:color w:val="7F7F7F" w:themeColor="text1" w:themeTint="80" w:themeShade="95"/>
        <w:sz w:val="22"/>
      </w:rPr>
    </w:tblStylePr>
  </w:style>
  <w:style w:type="table" w:customStyle="1" w:styleId="ListTable7Colorful-Accent1">
    <w:name w:val="List Table 7 Colorful - Accent 1"/>
    <w:uiPriority w:val="99"/>
    <w:tblPr>
      <w:tblStyleRowBandSize w:val="1"/>
      <w:tblStyleColBandSize w:val="1"/>
      <w:tblInd w:w="0" w:type="dxa"/>
      <w:tblBorders>
        <w:right w:val="single" w:sz="4" w:space="0" w:color="4F81BD" w:themeColor="accent1"/>
      </w:tblBorders>
      <w:tblCellMar>
        <w:top w:w="0" w:type="dxa"/>
        <w:left w:w="0" w:type="dxa"/>
        <w:bottom w:w="0" w:type="dxa"/>
        <w:right w:w="0" w:type="dxa"/>
      </w:tblCellMar>
    </w:tblPr>
    <w:tblStylePr w:type="firstRow">
      <w:rPr>
        <w:rFonts w:ascii="Liberation Sans" w:hAnsi="Liberation Sans"/>
        <w:i/>
        <w:color w:val="2A4A71" w:themeColor="accent1" w:themeShade="95"/>
        <w:sz w:val="22"/>
      </w:rPr>
      <w:tblPr/>
      <w:tcPr>
        <w:tcBorders>
          <w:top w:val="none" w:sz="0" w:space="0" w:color="000000"/>
          <w:left w:val="none" w:sz="0" w:space="0" w:color="000000"/>
          <w:bottom w:val="single" w:sz="4" w:space="0" w:color="4F81BD" w:themeColor="accent1"/>
          <w:right w:val="none" w:sz="0" w:space="0" w:color="000000"/>
        </w:tcBorders>
        <w:shd w:val="clear" w:color="FFFFFF" w:themeColor="light1" w:fill="FFFFFF" w:themeFill="light1"/>
      </w:tcPr>
    </w:tblStylePr>
    <w:tblStylePr w:type="lastRow">
      <w:rPr>
        <w:rFonts w:ascii="Liberation Sans" w:hAnsi="Liberation Sans"/>
        <w:i/>
        <w:color w:val="2A4A71" w:themeColor="accent1" w:themeShade="95"/>
        <w:sz w:val="22"/>
      </w:rPr>
      <w:tblPr/>
      <w:tcPr>
        <w:tcBorders>
          <w:top w:val="single" w:sz="4" w:space="0" w:color="4F81BD" w:themeColor="accent1"/>
          <w:left w:val="none" w:sz="0" w:space="0" w:color="000000"/>
          <w:bottom w:val="none" w:sz="0" w:space="0" w:color="000000"/>
          <w:right w:val="none" w:sz="0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Liberation Sans" w:hAnsi="Liberation Sans"/>
        <w:i/>
        <w:color w:val="2A4A71" w:themeColor="accent1" w:themeShade="95"/>
        <w:sz w:val="22"/>
      </w:rPr>
      <w:tblPr/>
      <w:tcPr>
        <w:tcBorders>
          <w:top w:val="none" w:sz="0" w:space="0" w:color="000000"/>
          <w:left w:val="none" w:sz="0" w:space="0" w:color="000000"/>
          <w:bottom w:val="none" w:sz="0" w:space="0" w:color="000000"/>
          <w:right w:val="single" w:sz="4" w:space="0" w:color="4F81BD" w:themeColor="accent1"/>
        </w:tcBorders>
        <w:shd w:val="clear" w:color="FFFFFF" w:fill="auto"/>
      </w:tcPr>
    </w:tblStylePr>
    <w:tblStylePr w:type="lastCol">
      <w:rPr>
        <w:rFonts w:ascii="Liberation Sans" w:hAnsi="Liberation Sans"/>
        <w:i/>
        <w:color w:val="2A4A71" w:themeColor="accent1" w:themeShade="95"/>
        <w:sz w:val="22"/>
      </w:rPr>
      <w:tblPr/>
      <w:tcPr>
        <w:tcBorders>
          <w:top w:val="none" w:sz="0" w:space="0" w:color="000000"/>
          <w:left w:val="single" w:sz="4" w:space="0" w:color="4F81BD" w:themeColor="accent1"/>
          <w:bottom w:val="none" w:sz="0" w:space="0" w:color="000000"/>
          <w:right w:val="none" w:sz="0" w:space="0" w:color="000000"/>
        </w:tcBorders>
        <w:shd w:val="clear" w:color="FFFFFF" w:fill="auto"/>
      </w:tcPr>
    </w:tblStylePr>
    <w:tblStylePr w:type="band1Vert">
      <w:tblPr/>
      <w:tcPr>
        <w:shd w:val="clear" w:color="D2DFEE" w:themeColor="accent1" w:themeTint="40" w:fill="D2DFEE" w:themeFill="accent1" w:themeFillTint="40"/>
      </w:tcPr>
    </w:tblStylePr>
    <w:tblStylePr w:type="band1Horz">
      <w:rPr>
        <w:rFonts w:ascii="Liberation Sans" w:hAnsi="Liberation Sans"/>
        <w:color w:val="2A4A71" w:themeColor="accent1" w:themeShade="95"/>
        <w:sz w:val="22"/>
      </w:rPr>
      <w:tblPr/>
      <w:tcPr>
        <w:shd w:val="clear" w:color="D2DFEE" w:themeColor="accent1" w:themeTint="40" w:fill="D2DFEE" w:themeFill="accent1" w:themeFillTint="40"/>
      </w:tcPr>
    </w:tblStylePr>
    <w:tblStylePr w:type="band2Horz">
      <w:rPr>
        <w:rFonts w:ascii="Liberation Sans" w:hAnsi="Liberation Sans"/>
        <w:color w:val="2A4A71" w:themeColor="accent1" w:themeShade="95"/>
        <w:sz w:val="22"/>
      </w:rPr>
    </w:tblStylePr>
  </w:style>
  <w:style w:type="table" w:customStyle="1" w:styleId="ListTable7Colorful-Accent2">
    <w:name w:val="List Table 7 Colorful - Accent 2"/>
    <w:uiPriority w:val="99"/>
    <w:tblPr>
      <w:tblStyleRowBandSize w:val="1"/>
      <w:tblStyleColBandSize w:val="1"/>
      <w:tblInd w:w="0" w:type="dxa"/>
      <w:tblBorders>
        <w:right w:val="single" w:sz="4" w:space="0" w:color="D99695" w:themeColor="accent2" w:themeTint="97"/>
      </w:tblBorders>
      <w:tblCellMar>
        <w:top w:w="0" w:type="dxa"/>
        <w:left w:w="0" w:type="dxa"/>
        <w:bottom w:w="0" w:type="dxa"/>
        <w:right w:w="0" w:type="dxa"/>
      </w:tblCellMar>
    </w:tblPr>
    <w:tblStylePr w:type="firstRow">
      <w:rPr>
        <w:rFonts w:ascii="Liberation Sans" w:hAnsi="Liberation Sans"/>
        <w:i/>
        <w:color w:val="D99695" w:themeColor="accent2" w:themeTint="97" w:themeShade="95"/>
        <w:sz w:val="22"/>
      </w:rPr>
      <w:tblPr/>
      <w:tcPr>
        <w:tcBorders>
          <w:top w:val="none" w:sz="0" w:space="0" w:color="000000"/>
          <w:left w:val="none" w:sz="0" w:space="0" w:color="000000"/>
          <w:bottom w:val="single" w:sz="4" w:space="0" w:color="D99695" w:themeColor="accent2" w:themeTint="97"/>
          <w:right w:val="none" w:sz="0" w:space="0" w:color="000000"/>
        </w:tcBorders>
        <w:shd w:val="clear" w:color="FFFFFF" w:themeColor="light1" w:fill="FFFFFF" w:themeFill="light1"/>
      </w:tcPr>
    </w:tblStylePr>
    <w:tblStylePr w:type="lastRow">
      <w:rPr>
        <w:rFonts w:ascii="Liberation Sans" w:hAnsi="Liberation Sans"/>
        <w:i/>
        <w:color w:val="D99695" w:themeColor="accent2" w:themeTint="97" w:themeShade="95"/>
        <w:sz w:val="22"/>
      </w:rPr>
      <w:tblPr/>
      <w:tcPr>
        <w:tcBorders>
          <w:top w:val="single" w:sz="4" w:space="0" w:color="D99695" w:themeColor="accent2" w:themeTint="97"/>
          <w:left w:val="none" w:sz="0" w:space="0" w:color="000000"/>
          <w:bottom w:val="none" w:sz="0" w:space="0" w:color="000000"/>
          <w:right w:val="none" w:sz="0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Liberation Sans" w:hAnsi="Liberation Sans"/>
        <w:i/>
        <w:color w:val="D99695" w:themeColor="accent2" w:themeTint="97" w:themeShade="95"/>
        <w:sz w:val="22"/>
      </w:rPr>
      <w:tblPr/>
      <w:tcPr>
        <w:tcBorders>
          <w:top w:val="none" w:sz="0" w:space="0" w:color="000000"/>
          <w:left w:val="none" w:sz="0" w:space="0" w:color="000000"/>
          <w:bottom w:val="none" w:sz="0" w:space="0" w:color="000000"/>
          <w:right w:val="single" w:sz="4" w:space="0" w:color="D99695" w:themeColor="accent2" w:themeTint="97"/>
        </w:tcBorders>
        <w:shd w:val="clear" w:color="FFFFFF" w:fill="auto"/>
      </w:tcPr>
    </w:tblStylePr>
    <w:tblStylePr w:type="lastCol">
      <w:rPr>
        <w:rFonts w:ascii="Liberation Sans" w:hAnsi="Liberation Sans"/>
        <w:i/>
        <w:color w:val="D99695" w:themeColor="accent2" w:themeTint="97" w:themeShade="95"/>
        <w:sz w:val="22"/>
      </w:rPr>
      <w:tblPr/>
      <w:tcPr>
        <w:tcBorders>
          <w:top w:val="none" w:sz="0" w:space="0" w:color="000000"/>
          <w:left w:val="single" w:sz="4" w:space="0" w:color="D99695" w:themeColor="accent2" w:themeTint="97"/>
          <w:bottom w:val="none" w:sz="0" w:space="0" w:color="000000"/>
          <w:right w:val="none" w:sz="0" w:space="0" w:color="000000"/>
        </w:tcBorders>
        <w:shd w:val="clear" w:color="FFFFFF" w:fill="auto"/>
      </w:tcPr>
    </w:tblStylePr>
    <w:tblStylePr w:type="band1Vert">
      <w:tblPr/>
      <w:tcPr>
        <w:shd w:val="clear" w:color="EFD2D2" w:themeColor="accent2" w:themeTint="40" w:fill="EFD2D2" w:themeFill="accent2" w:themeFillTint="40"/>
      </w:tcPr>
    </w:tblStylePr>
    <w:tblStylePr w:type="band1Horz">
      <w:rPr>
        <w:rFonts w:ascii="Liberation Sans" w:hAnsi="Liberation Sans"/>
        <w:color w:val="D99695" w:themeColor="accent2" w:themeTint="97" w:themeShade="95"/>
        <w:sz w:val="22"/>
      </w:rPr>
      <w:tblPr/>
      <w:tcPr>
        <w:shd w:val="clear" w:color="EFD2D2" w:themeColor="accent2" w:themeTint="40" w:fill="EFD2D2" w:themeFill="accent2" w:themeFillTint="40"/>
      </w:tcPr>
    </w:tblStylePr>
    <w:tblStylePr w:type="band2Horz">
      <w:rPr>
        <w:rFonts w:ascii="Liberation Sans" w:hAnsi="Liberation Sans"/>
        <w:color w:val="D99695" w:themeColor="accent2" w:themeTint="97" w:themeShade="95"/>
        <w:sz w:val="22"/>
      </w:rPr>
    </w:tblStylePr>
  </w:style>
  <w:style w:type="table" w:customStyle="1" w:styleId="ListTable7Colorful-Accent3">
    <w:name w:val="List Table 7 Colorful - Accent 3"/>
    <w:uiPriority w:val="99"/>
    <w:tblPr>
      <w:tblStyleRowBandSize w:val="1"/>
      <w:tblStyleColBandSize w:val="1"/>
      <w:tblInd w:w="0" w:type="dxa"/>
      <w:tblBorders>
        <w:right w:val="single" w:sz="4" w:space="0" w:color="C3D69B" w:themeColor="accent3" w:themeTint="98"/>
      </w:tblBorders>
      <w:tblCellMar>
        <w:top w:w="0" w:type="dxa"/>
        <w:left w:w="0" w:type="dxa"/>
        <w:bottom w:w="0" w:type="dxa"/>
        <w:right w:w="0" w:type="dxa"/>
      </w:tblCellMar>
    </w:tblPr>
    <w:tblStylePr w:type="firstRow">
      <w:rPr>
        <w:rFonts w:ascii="Liberation Sans" w:hAnsi="Liberation Sans"/>
        <w:i/>
        <w:color w:val="C3D69B" w:themeColor="accent3" w:themeTint="98" w:themeShade="95"/>
        <w:sz w:val="22"/>
      </w:rPr>
      <w:tblPr/>
      <w:tcPr>
        <w:tcBorders>
          <w:top w:val="none" w:sz="0" w:space="0" w:color="000000"/>
          <w:left w:val="none" w:sz="0" w:space="0" w:color="000000"/>
          <w:bottom w:val="single" w:sz="4" w:space="0" w:color="C3D69B" w:themeColor="accent3" w:themeTint="98"/>
          <w:right w:val="none" w:sz="0" w:space="0" w:color="000000"/>
        </w:tcBorders>
        <w:shd w:val="clear" w:color="FFFFFF" w:themeColor="light1" w:fill="FFFFFF" w:themeFill="light1"/>
      </w:tcPr>
    </w:tblStylePr>
    <w:tblStylePr w:type="lastRow">
      <w:rPr>
        <w:rFonts w:ascii="Liberation Sans" w:hAnsi="Liberation Sans"/>
        <w:i/>
        <w:color w:val="C3D69B" w:themeColor="accent3" w:themeTint="98" w:themeShade="95"/>
        <w:sz w:val="22"/>
      </w:rPr>
      <w:tblPr/>
      <w:tcPr>
        <w:tcBorders>
          <w:top w:val="single" w:sz="4" w:space="0" w:color="C3D69B" w:themeColor="accent3" w:themeTint="98"/>
          <w:left w:val="none" w:sz="0" w:space="0" w:color="000000"/>
          <w:bottom w:val="none" w:sz="0" w:space="0" w:color="000000"/>
          <w:right w:val="none" w:sz="0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Liberation Sans" w:hAnsi="Liberation Sans"/>
        <w:i/>
        <w:color w:val="C3D69B" w:themeColor="accent3" w:themeTint="98" w:themeShade="95"/>
        <w:sz w:val="22"/>
      </w:rPr>
      <w:tblPr/>
      <w:tcPr>
        <w:tcBorders>
          <w:top w:val="none" w:sz="0" w:space="0" w:color="000000"/>
          <w:left w:val="none" w:sz="0" w:space="0" w:color="000000"/>
          <w:bottom w:val="none" w:sz="0" w:space="0" w:color="000000"/>
          <w:right w:val="single" w:sz="4" w:space="0" w:color="C3D69B" w:themeColor="accent3" w:themeTint="98"/>
        </w:tcBorders>
        <w:shd w:val="clear" w:color="FFFFFF" w:fill="auto"/>
      </w:tcPr>
    </w:tblStylePr>
    <w:tblStylePr w:type="lastCol">
      <w:rPr>
        <w:rFonts w:ascii="Liberation Sans" w:hAnsi="Liberation Sans"/>
        <w:i/>
        <w:color w:val="C3D69B" w:themeColor="accent3" w:themeTint="98" w:themeShade="95"/>
        <w:sz w:val="22"/>
      </w:rPr>
      <w:tblPr/>
      <w:tcPr>
        <w:tcBorders>
          <w:top w:val="none" w:sz="0" w:space="0" w:color="000000"/>
          <w:left w:val="single" w:sz="4" w:space="0" w:color="C3D69B" w:themeColor="accent3" w:themeTint="98"/>
          <w:bottom w:val="none" w:sz="0" w:space="0" w:color="000000"/>
          <w:right w:val="none" w:sz="0" w:space="0" w:color="000000"/>
        </w:tcBorders>
        <w:shd w:val="clear" w:color="FFFFFF" w:fill="auto"/>
      </w:tcPr>
    </w:tblStylePr>
    <w:tblStylePr w:type="band1Vert">
      <w:tblPr/>
      <w:tcPr>
        <w:shd w:val="clear" w:color="E5EED5" w:themeColor="accent3" w:themeTint="40" w:fill="E5EED5" w:themeFill="accent3" w:themeFillTint="40"/>
      </w:tcPr>
    </w:tblStylePr>
    <w:tblStylePr w:type="band1Horz">
      <w:rPr>
        <w:rFonts w:ascii="Liberation Sans" w:hAnsi="Liberation Sans"/>
        <w:color w:val="C3D69B" w:themeColor="accent3" w:themeTint="98" w:themeShade="95"/>
        <w:sz w:val="22"/>
      </w:rPr>
      <w:tblPr/>
      <w:tcPr>
        <w:shd w:val="clear" w:color="E5EED5" w:themeColor="accent3" w:themeTint="40" w:fill="E5EED5" w:themeFill="accent3" w:themeFillTint="40"/>
      </w:tcPr>
    </w:tblStylePr>
    <w:tblStylePr w:type="band2Horz">
      <w:rPr>
        <w:rFonts w:ascii="Liberation Sans" w:hAnsi="Liberation Sans"/>
        <w:color w:val="C3D69B" w:themeColor="accent3" w:themeTint="98" w:themeShade="95"/>
        <w:sz w:val="22"/>
      </w:rPr>
    </w:tblStylePr>
  </w:style>
  <w:style w:type="table" w:customStyle="1" w:styleId="ListTable7Colorful-Accent4">
    <w:name w:val="List Table 7 Colorful - Accent 4"/>
    <w:uiPriority w:val="99"/>
    <w:tblPr>
      <w:tblStyleRowBandSize w:val="1"/>
      <w:tblStyleColBandSize w:val="1"/>
      <w:tblInd w:w="0" w:type="dxa"/>
      <w:tblBorders>
        <w:right w:val="single" w:sz="4" w:space="0" w:color="B2A1C6" w:themeColor="accent4" w:themeTint="9A"/>
      </w:tblBorders>
      <w:tblCellMar>
        <w:top w:w="0" w:type="dxa"/>
        <w:left w:w="0" w:type="dxa"/>
        <w:bottom w:w="0" w:type="dxa"/>
        <w:right w:w="0" w:type="dxa"/>
      </w:tblCellMar>
    </w:tblPr>
    <w:tblStylePr w:type="firstRow">
      <w:rPr>
        <w:rFonts w:ascii="Liberation Sans" w:hAnsi="Liberation Sans"/>
        <w:i/>
        <w:color w:val="B2A1C6" w:themeColor="accent4" w:themeTint="9A" w:themeShade="95"/>
        <w:sz w:val="22"/>
      </w:rPr>
      <w:tblPr/>
      <w:tcPr>
        <w:tcBorders>
          <w:top w:val="none" w:sz="0" w:space="0" w:color="000000"/>
          <w:left w:val="none" w:sz="0" w:space="0" w:color="000000"/>
          <w:bottom w:val="single" w:sz="4" w:space="0" w:color="B2A1C6" w:themeColor="accent4" w:themeTint="9A"/>
          <w:right w:val="none" w:sz="0" w:space="0" w:color="000000"/>
        </w:tcBorders>
        <w:shd w:val="clear" w:color="FFFFFF" w:themeColor="light1" w:fill="FFFFFF" w:themeFill="light1"/>
      </w:tcPr>
    </w:tblStylePr>
    <w:tblStylePr w:type="lastRow">
      <w:rPr>
        <w:rFonts w:ascii="Liberation Sans" w:hAnsi="Liberation Sans"/>
        <w:i/>
        <w:color w:val="B2A1C6" w:themeColor="accent4" w:themeTint="9A" w:themeShade="95"/>
        <w:sz w:val="22"/>
      </w:rPr>
      <w:tblPr/>
      <w:tcPr>
        <w:tcBorders>
          <w:top w:val="single" w:sz="4" w:space="0" w:color="B2A1C6" w:themeColor="accent4" w:themeTint="9A"/>
          <w:left w:val="none" w:sz="0" w:space="0" w:color="000000"/>
          <w:bottom w:val="none" w:sz="0" w:space="0" w:color="000000"/>
          <w:right w:val="none" w:sz="0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Liberation Sans" w:hAnsi="Liberation Sans"/>
        <w:i/>
        <w:color w:val="B2A1C6" w:themeColor="accent4" w:themeTint="9A" w:themeShade="95"/>
        <w:sz w:val="22"/>
      </w:rPr>
      <w:tblPr/>
      <w:tcPr>
        <w:tcBorders>
          <w:top w:val="none" w:sz="0" w:space="0" w:color="000000"/>
          <w:left w:val="none" w:sz="0" w:space="0" w:color="000000"/>
          <w:bottom w:val="none" w:sz="0" w:space="0" w:color="000000"/>
          <w:right w:val="single" w:sz="4" w:space="0" w:color="B2A1C6" w:themeColor="accent4" w:themeTint="9A"/>
        </w:tcBorders>
        <w:shd w:val="clear" w:color="FFFFFF" w:fill="auto"/>
      </w:tcPr>
    </w:tblStylePr>
    <w:tblStylePr w:type="lastCol">
      <w:rPr>
        <w:rFonts w:ascii="Liberation Sans" w:hAnsi="Liberation Sans"/>
        <w:i/>
        <w:color w:val="B2A1C6" w:themeColor="accent4" w:themeTint="9A" w:themeShade="95"/>
        <w:sz w:val="22"/>
      </w:rPr>
      <w:tblPr/>
      <w:tcPr>
        <w:tcBorders>
          <w:top w:val="none" w:sz="0" w:space="0" w:color="000000"/>
          <w:left w:val="single" w:sz="4" w:space="0" w:color="B2A1C6" w:themeColor="accent4" w:themeTint="9A"/>
          <w:bottom w:val="none" w:sz="0" w:space="0" w:color="000000"/>
          <w:right w:val="none" w:sz="0" w:space="0" w:color="000000"/>
        </w:tcBorders>
        <w:shd w:val="clear" w:color="FFFFFF" w:fill="auto"/>
      </w:tcPr>
    </w:tblStylePr>
    <w:tblStylePr w:type="band1Vert">
      <w:tblPr/>
      <w:tcPr>
        <w:shd w:val="clear" w:color="DFD8E7" w:themeColor="accent4" w:themeTint="40" w:fill="DFD8E7" w:themeFill="accent4" w:themeFillTint="40"/>
      </w:tcPr>
    </w:tblStylePr>
    <w:tblStylePr w:type="band1Horz">
      <w:rPr>
        <w:rFonts w:ascii="Liberation Sans" w:hAnsi="Liberation Sans"/>
        <w:color w:val="B2A1C6" w:themeColor="accent4" w:themeTint="9A" w:themeShade="95"/>
        <w:sz w:val="22"/>
      </w:rPr>
      <w:tblPr/>
      <w:tcPr>
        <w:shd w:val="clear" w:color="DFD8E7" w:themeColor="accent4" w:themeTint="40" w:fill="DFD8E7" w:themeFill="accent4" w:themeFillTint="40"/>
      </w:tcPr>
    </w:tblStylePr>
    <w:tblStylePr w:type="band2Horz">
      <w:rPr>
        <w:rFonts w:ascii="Liberation Sans" w:hAnsi="Liberation Sans"/>
        <w:color w:val="B2A1C6" w:themeColor="accent4" w:themeTint="9A" w:themeShade="95"/>
        <w:sz w:val="22"/>
      </w:rPr>
    </w:tblStylePr>
  </w:style>
  <w:style w:type="table" w:customStyle="1" w:styleId="ListTable7Colorful-Accent5">
    <w:name w:val="List Table 7 Colorful - Accent 5"/>
    <w:uiPriority w:val="99"/>
    <w:tblPr>
      <w:tblStyleRowBandSize w:val="1"/>
      <w:tblStyleColBandSize w:val="1"/>
      <w:tblInd w:w="0" w:type="dxa"/>
      <w:tblBorders>
        <w:right w:val="single" w:sz="4" w:space="0" w:color="92CCDC" w:themeColor="accent5" w:themeTint="9A"/>
      </w:tblBorders>
      <w:tblCellMar>
        <w:top w:w="0" w:type="dxa"/>
        <w:left w:w="0" w:type="dxa"/>
        <w:bottom w:w="0" w:type="dxa"/>
        <w:right w:w="0" w:type="dxa"/>
      </w:tblCellMar>
    </w:tblPr>
    <w:tblStylePr w:type="firstRow">
      <w:rPr>
        <w:rFonts w:ascii="Liberation Sans" w:hAnsi="Liberation Sans"/>
        <w:i/>
        <w:color w:val="92CCDC" w:themeColor="accent5" w:themeTint="9A" w:themeShade="95"/>
        <w:sz w:val="22"/>
      </w:rPr>
      <w:tblPr/>
      <w:tcPr>
        <w:tcBorders>
          <w:top w:val="none" w:sz="0" w:space="0" w:color="000000"/>
          <w:left w:val="none" w:sz="0" w:space="0" w:color="000000"/>
          <w:bottom w:val="single" w:sz="4" w:space="0" w:color="92CCDC" w:themeColor="accent5" w:themeTint="9A"/>
          <w:right w:val="none" w:sz="0" w:space="0" w:color="000000"/>
        </w:tcBorders>
        <w:shd w:val="clear" w:color="FFFFFF" w:themeColor="light1" w:fill="FFFFFF" w:themeFill="light1"/>
      </w:tcPr>
    </w:tblStylePr>
    <w:tblStylePr w:type="lastRow">
      <w:rPr>
        <w:rFonts w:ascii="Liberation Sans" w:hAnsi="Liberation Sans"/>
        <w:i/>
        <w:color w:val="92CCDC" w:themeColor="accent5" w:themeTint="9A" w:themeShade="95"/>
        <w:sz w:val="22"/>
      </w:rPr>
      <w:tblPr/>
      <w:tcPr>
        <w:tcBorders>
          <w:top w:val="single" w:sz="4" w:space="0" w:color="92CCDC" w:themeColor="accent5" w:themeTint="9A"/>
          <w:left w:val="none" w:sz="0" w:space="0" w:color="000000"/>
          <w:bottom w:val="none" w:sz="0" w:space="0" w:color="000000"/>
          <w:right w:val="none" w:sz="0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Liberation Sans" w:hAnsi="Liberation Sans"/>
        <w:i/>
        <w:color w:val="92CCDC" w:themeColor="accent5" w:themeTint="9A" w:themeShade="95"/>
        <w:sz w:val="22"/>
      </w:rPr>
      <w:tblPr/>
      <w:tcPr>
        <w:tcBorders>
          <w:top w:val="none" w:sz="0" w:space="0" w:color="000000"/>
          <w:left w:val="none" w:sz="0" w:space="0" w:color="000000"/>
          <w:bottom w:val="none" w:sz="0" w:space="0" w:color="000000"/>
          <w:right w:val="single" w:sz="4" w:space="0" w:color="92CCDC" w:themeColor="accent5" w:themeTint="9A"/>
        </w:tcBorders>
        <w:shd w:val="clear" w:color="FFFFFF" w:fill="auto"/>
      </w:tcPr>
    </w:tblStylePr>
    <w:tblStylePr w:type="lastCol">
      <w:rPr>
        <w:rFonts w:ascii="Liberation Sans" w:hAnsi="Liberation Sans"/>
        <w:i/>
        <w:color w:val="92CCDC" w:themeColor="accent5" w:themeTint="9A" w:themeShade="95"/>
        <w:sz w:val="22"/>
      </w:rPr>
      <w:tblPr/>
      <w:tcPr>
        <w:tcBorders>
          <w:top w:val="none" w:sz="0" w:space="0" w:color="000000"/>
          <w:left w:val="single" w:sz="4" w:space="0" w:color="92CCDC" w:themeColor="accent5" w:themeTint="9A"/>
          <w:bottom w:val="none" w:sz="0" w:space="0" w:color="000000"/>
          <w:right w:val="none" w:sz="0" w:space="0" w:color="000000"/>
        </w:tcBorders>
        <w:shd w:val="clear" w:color="FFFFFF" w:fill="auto"/>
      </w:tcPr>
    </w:tblStylePr>
    <w:tblStylePr w:type="band1Vert">
      <w:tblPr/>
      <w:tcPr>
        <w:shd w:val="clear" w:color="D1EAF0" w:themeColor="accent5" w:themeTint="40" w:fill="D1EAF0" w:themeFill="accent5" w:themeFillTint="40"/>
      </w:tcPr>
    </w:tblStylePr>
    <w:tblStylePr w:type="band1Horz">
      <w:rPr>
        <w:rFonts w:ascii="Liberation Sans" w:hAnsi="Liberation Sans"/>
        <w:color w:val="92CCDC" w:themeColor="accent5" w:themeTint="9A" w:themeShade="95"/>
        <w:sz w:val="22"/>
      </w:rPr>
      <w:tblPr/>
      <w:tcPr>
        <w:shd w:val="clear" w:color="D1EAF0" w:themeColor="accent5" w:themeTint="40" w:fill="D1EAF0" w:themeFill="accent5" w:themeFillTint="40"/>
      </w:tcPr>
    </w:tblStylePr>
    <w:tblStylePr w:type="band2Horz">
      <w:rPr>
        <w:rFonts w:ascii="Liberation Sans" w:hAnsi="Liberation Sans"/>
        <w:color w:val="92CCDC" w:themeColor="accent5" w:themeTint="9A" w:themeShade="95"/>
        <w:sz w:val="22"/>
      </w:rPr>
    </w:tblStylePr>
  </w:style>
  <w:style w:type="table" w:customStyle="1" w:styleId="ListTable7Colorful-Accent6">
    <w:name w:val="List Table 7 Colorful - Accent 6"/>
    <w:uiPriority w:val="99"/>
    <w:tblPr>
      <w:tblStyleRowBandSize w:val="1"/>
      <w:tblStyleColBandSize w:val="1"/>
      <w:tblInd w:w="0" w:type="dxa"/>
      <w:tblBorders>
        <w:right w:val="single" w:sz="4" w:space="0" w:color="FAC090" w:themeColor="accent6" w:themeTint="98"/>
      </w:tblBorders>
      <w:tblCellMar>
        <w:top w:w="0" w:type="dxa"/>
        <w:left w:w="0" w:type="dxa"/>
        <w:bottom w:w="0" w:type="dxa"/>
        <w:right w:w="0" w:type="dxa"/>
      </w:tblCellMar>
    </w:tblPr>
    <w:tblStylePr w:type="firstRow">
      <w:rPr>
        <w:rFonts w:ascii="Liberation Sans" w:hAnsi="Liberation Sans"/>
        <w:i/>
        <w:color w:val="FAC090" w:themeColor="accent6" w:themeTint="98" w:themeShade="95"/>
        <w:sz w:val="22"/>
      </w:rPr>
      <w:tblPr/>
      <w:tcPr>
        <w:tcBorders>
          <w:top w:val="none" w:sz="0" w:space="0" w:color="000000"/>
          <w:left w:val="none" w:sz="0" w:space="0" w:color="000000"/>
          <w:bottom w:val="single" w:sz="4" w:space="0" w:color="FAC090" w:themeColor="accent6" w:themeTint="98"/>
          <w:right w:val="none" w:sz="0" w:space="0" w:color="000000"/>
        </w:tcBorders>
        <w:shd w:val="clear" w:color="FFFFFF" w:themeColor="light1" w:fill="FFFFFF" w:themeFill="light1"/>
      </w:tcPr>
    </w:tblStylePr>
    <w:tblStylePr w:type="lastRow">
      <w:rPr>
        <w:rFonts w:ascii="Liberation Sans" w:hAnsi="Liberation Sans"/>
        <w:i/>
        <w:color w:val="FAC090" w:themeColor="accent6" w:themeTint="98" w:themeShade="95"/>
        <w:sz w:val="22"/>
      </w:rPr>
      <w:tblPr/>
      <w:tcPr>
        <w:tcBorders>
          <w:top w:val="single" w:sz="4" w:space="0" w:color="FAC090" w:themeColor="accent6" w:themeTint="98"/>
          <w:left w:val="none" w:sz="0" w:space="0" w:color="000000"/>
          <w:bottom w:val="none" w:sz="0" w:space="0" w:color="000000"/>
          <w:right w:val="none" w:sz="0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Liberation Sans" w:hAnsi="Liberation Sans"/>
        <w:i/>
        <w:color w:val="FAC090" w:themeColor="accent6" w:themeTint="98" w:themeShade="95"/>
        <w:sz w:val="22"/>
      </w:rPr>
      <w:tblPr/>
      <w:tcPr>
        <w:tcBorders>
          <w:top w:val="none" w:sz="0" w:space="0" w:color="000000"/>
          <w:left w:val="none" w:sz="0" w:space="0" w:color="000000"/>
          <w:bottom w:val="none" w:sz="0" w:space="0" w:color="000000"/>
          <w:right w:val="single" w:sz="4" w:space="0" w:color="FAC090" w:themeColor="accent6" w:themeTint="98"/>
        </w:tcBorders>
        <w:shd w:val="clear" w:color="FFFFFF" w:fill="auto"/>
      </w:tcPr>
    </w:tblStylePr>
    <w:tblStylePr w:type="lastCol">
      <w:rPr>
        <w:rFonts w:ascii="Liberation Sans" w:hAnsi="Liberation Sans"/>
        <w:i/>
        <w:color w:val="FAC090" w:themeColor="accent6" w:themeTint="98" w:themeShade="95"/>
        <w:sz w:val="22"/>
      </w:rPr>
      <w:tblPr/>
      <w:tcPr>
        <w:tcBorders>
          <w:top w:val="none" w:sz="0" w:space="0" w:color="000000"/>
          <w:left w:val="single" w:sz="4" w:space="0" w:color="FAC090" w:themeColor="accent6" w:themeTint="98"/>
          <w:bottom w:val="none" w:sz="0" w:space="0" w:color="000000"/>
          <w:right w:val="none" w:sz="0" w:space="0" w:color="000000"/>
        </w:tcBorders>
        <w:shd w:val="clear" w:color="FFFFFF" w:fill="auto"/>
      </w:tcPr>
    </w:tblStylePr>
    <w:tblStylePr w:type="band1Vert">
      <w:tblPr/>
      <w:tcPr>
        <w:shd w:val="clear" w:color="FDE4D0" w:themeColor="accent6" w:themeTint="40" w:fill="FDE4D0" w:themeFill="accent6" w:themeFillTint="40"/>
      </w:tcPr>
    </w:tblStylePr>
    <w:tblStylePr w:type="band1Horz">
      <w:rPr>
        <w:rFonts w:ascii="Liberation Sans" w:hAnsi="Liberation Sans"/>
        <w:color w:val="FAC090" w:themeColor="accent6" w:themeTint="98" w:themeShade="95"/>
        <w:sz w:val="22"/>
      </w:rPr>
      <w:tblPr/>
      <w:tcPr>
        <w:shd w:val="clear" w:color="FDE4D0" w:themeColor="accent6" w:themeTint="40" w:fill="FDE4D0" w:themeFill="accent6" w:themeFillTint="40"/>
      </w:tcPr>
    </w:tblStylePr>
    <w:tblStylePr w:type="band2Horz">
      <w:rPr>
        <w:rFonts w:ascii="Liberation Sans" w:hAnsi="Liberation Sans"/>
        <w:color w:val="FAC090" w:themeColor="accent6" w:themeTint="98" w:themeShade="95"/>
        <w:sz w:val="22"/>
      </w:rPr>
    </w:tblStylePr>
  </w:style>
  <w:style w:type="table" w:customStyle="1" w:styleId="Lined-Accent">
    <w:name w:val="Lined - Accent"/>
    <w:uiPriority w:val="99"/>
    <w:rPr>
      <w:color w:val="404040"/>
      <w:lang w:eastAsia="ru-RU"/>
    </w:rPr>
    <w:tblPr>
      <w:tblStyleRowBandSize w:val="1"/>
      <w:tblStyleColBandSize w:val="1"/>
      <w:tblInd w:w="0" w:type="dxa"/>
      <w:tblCellMar>
        <w:top w:w="0" w:type="dxa"/>
        <w:left w:w="0" w:type="dxa"/>
        <w:bottom w:w="0" w:type="dxa"/>
        <w:right w:w="0" w:type="dxa"/>
      </w:tblCellMar>
    </w:tblPr>
    <w:tblStylePr w:type="firstRow">
      <w:rPr>
        <w:rFonts w:ascii="Liberation Sans" w:hAnsi="Liberation Sans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lastRow">
      <w:rPr>
        <w:rFonts w:ascii="Liberation Sans" w:hAnsi="Liberation Sans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firstCol">
      <w:rPr>
        <w:rFonts w:ascii="Liberation Sans" w:hAnsi="Liberation Sans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lastCol">
      <w:rPr>
        <w:rFonts w:ascii="Liberation Sans" w:hAnsi="Liberation Sans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band1Vert">
      <w:rPr>
        <w:rFonts w:ascii="Liberation Sans" w:hAnsi="Liberation Sans"/>
        <w:color w:val="404040"/>
        <w:sz w:val="22"/>
      </w:rPr>
    </w:tblStylePr>
    <w:tblStylePr w:type="band2Vert">
      <w:rPr>
        <w:rFonts w:ascii="Liberation Sans" w:hAnsi="Liberation Sans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  <w:tblStylePr w:type="band1Horz">
      <w:rPr>
        <w:rFonts w:ascii="Liberation Sans" w:hAnsi="Liberation Sans"/>
        <w:color w:val="404040"/>
        <w:sz w:val="22"/>
      </w:rPr>
    </w:tblStylePr>
    <w:tblStylePr w:type="band2Horz">
      <w:rPr>
        <w:rFonts w:ascii="Liberation Sans" w:hAnsi="Liberation Sans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</w:style>
  <w:style w:type="table" w:customStyle="1" w:styleId="Lined-Accent1">
    <w:name w:val="Lined - Accent 1"/>
    <w:uiPriority w:val="99"/>
    <w:rPr>
      <w:color w:val="404040"/>
      <w:lang w:eastAsia="ru-RU"/>
    </w:rPr>
    <w:tblPr>
      <w:tblStyleRowBandSize w:val="1"/>
      <w:tblStyleColBandSize w:val="1"/>
      <w:tblInd w:w="0" w:type="dxa"/>
      <w:tblCellMar>
        <w:top w:w="0" w:type="dxa"/>
        <w:left w:w="0" w:type="dxa"/>
        <w:bottom w:w="0" w:type="dxa"/>
        <w:right w:w="0" w:type="dxa"/>
      </w:tblCellMar>
    </w:tblPr>
    <w:tblStylePr w:type="firstRow">
      <w:rPr>
        <w:rFonts w:ascii="Liberation Sans" w:hAnsi="Liberation Sans"/>
        <w:color w:val="F2F2F2"/>
        <w:sz w:val="22"/>
      </w:rPr>
      <w:tblPr/>
      <w:tcPr>
        <w:shd w:val="clear" w:color="5D8AC2" w:themeColor="accent1" w:themeTint="EA" w:fill="5D8AC2" w:themeFill="accent1" w:themeFillTint="EA"/>
      </w:tcPr>
    </w:tblStylePr>
    <w:tblStylePr w:type="lastRow">
      <w:rPr>
        <w:rFonts w:ascii="Liberation Sans" w:hAnsi="Liberation Sans"/>
        <w:color w:val="F2F2F2"/>
        <w:sz w:val="22"/>
      </w:rPr>
      <w:tblPr/>
      <w:tcPr>
        <w:shd w:val="clear" w:color="5D8AC2" w:themeColor="accent1" w:themeTint="EA" w:fill="5D8AC2" w:themeFill="accent1" w:themeFillTint="EA"/>
      </w:tcPr>
    </w:tblStylePr>
    <w:tblStylePr w:type="firstCol">
      <w:rPr>
        <w:rFonts w:ascii="Liberation Sans" w:hAnsi="Liberation Sans"/>
        <w:color w:val="F2F2F2"/>
        <w:sz w:val="22"/>
      </w:rPr>
      <w:tblPr/>
      <w:tcPr>
        <w:shd w:val="clear" w:color="5D8AC2" w:themeColor="accent1" w:themeTint="EA" w:fill="5D8AC2" w:themeFill="accent1" w:themeFillTint="EA"/>
      </w:tcPr>
    </w:tblStylePr>
    <w:tblStylePr w:type="lastCol">
      <w:rPr>
        <w:rFonts w:ascii="Liberation Sans" w:hAnsi="Liberation Sans"/>
        <w:color w:val="F2F2F2"/>
        <w:sz w:val="22"/>
      </w:rPr>
      <w:tblPr/>
      <w:tcPr>
        <w:shd w:val="clear" w:color="5D8AC2" w:themeColor="accent1" w:themeTint="EA" w:fill="5D8AC2" w:themeFill="accent1" w:themeFillTint="EA"/>
      </w:tcPr>
    </w:tblStylePr>
    <w:tblStylePr w:type="band1Vert">
      <w:rPr>
        <w:rFonts w:ascii="Liberation Sans" w:hAnsi="Liberation Sans"/>
        <w:color w:val="404040"/>
        <w:sz w:val="22"/>
      </w:rPr>
    </w:tblStylePr>
    <w:tblStylePr w:type="band2Vert">
      <w:rPr>
        <w:rFonts w:ascii="Liberation Sans" w:hAnsi="Liberation Sans"/>
        <w:color w:val="404040"/>
        <w:sz w:val="22"/>
      </w:rPr>
      <w:tblPr/>
      <w:tcPr>
        <w:shd w:val="clear" w:color="C7D7EA" w:themeColor="accent1" w:themeTint="50" w:fill="C7D7EA" w:themeFill="accent1" w:themeFillTint="50"/>
      </w:tcPr>
    </w:tblStylePr>
    <w:tblStylePr w:type="band1Horz">
      <w:rPr>
        <w:rFonts w:ascii="Liberation Sans" w:hAnsi="Liberation Sans"/>
        <w:color w:val="404040"/>
        <w:sz w:val="22"/>
      </w:rPr>
    </w:tblStylePr>
    <w:tblStylePr w:type="band2Horz">
      <w:rPr>
        <w:rFonts w:ascii="Liberation Sans" w:hAnsi="Liberation Sans"/>
        <w:color w:val="404040"/>
        <w:sz w:val="22"/>
      </w:rPr>
      <w:tblPr/>
      <w:tcPr>
        <w:shd w:val="clear" w:color="C7D7EA" w:themeColor="accent1" w:themeTint="50" w:fill="C7D7EA" w:themeFill="accent1" w:themeFillTint="50"/>
      </w:tcPr>
    </w:tblStylePr>
  </w:style>
  <w:style w:type="table" w:customStyle="1" w:styleId="Lined-Accent2">
    <w:name w:val="Lined - Accent 2"/>
    <w:uiPriority w:val="99"/>
    <w:rPr>
      <w:color w:val="404040"/>
      <w:lang w:eastAsia="ru-RU"/>
    </w:rPr>
    <w:tblPr>
      <w:tblStyleRowBandSize w:val="1"/>
      <w:tblStyleColBandSize w:val="1"/>
      <w:tblInd w:w="0" w:type="dxa"/>
      <w:tblCellMar>
        <w:top w:w="0" w:type="dxa"/>
        <w:left w:w="0" w:type="dxa"/>
        <w:bottom w:w="0" w:type="dxa"/>
        <w:right w:w="0" w:type="dxa"/>
      </w:tblCellMar>
    </w:tblPr>
    <w:tblStylePr w:type="firstRow">
      <w:rPr>
        <w:rFonts w:ascii="Liberation Sans" w:hAnsi="Liberation Sans"/>
        <w:color w:val="F2F2F2"/>
        <w:sz w:val="22"/>
      </w:rPr>
      <w:tblPr/>
      <w:tcPr>
        <w:shd w:val="clear" w:color="D99695" w:themeColor="accent2" w:themeTint="97" w:fill="D99695" w:themeFill="accent2" w:themeFillTint="97"/>
      </w:tcPr>
    </w:tblStylePr>
    <w:tblStylePr w:type="lastRow">
      <w:rPr>
        <w:rFonts w:ascii="Liberation Sans" w:hAnsi="Liberation Sans"/>
        <w:color w:val="F2F2F2"/>
        <w:sz w:val="22"/>
      </w:rPr>
      <w:tblPr/>
      <w:tcPr>
        <w:shd w:val="clear" w:color="D99695" w:themeColor="accent2" w:themeTint="97" w:fill="D99695" w:themeFill="accent2" w:themeFillTint="97"/>
      </w:tcPr>
    </w:tblStylePr>
    <w:tblStylePr w:type="firstCol">
      <w:rPr>
        <w:rFonts w:ascii="Liberation Sans" w:hAnsi="Liberation Sans"/>
        <w:color w:val="F2F2F2"/>
        <w:sz w:val="22"/>
      </w:rPr>
      <w:tblPr/>
      <w:tcPr>
        <w:shd w:val="clear" w:color="D99695" w:themeColor="accent2" w:themeTint="97" w:fill="D99695" w:themeFill="accent2" w:themeFillTint="97"/>
      </w:tcPr>
    </w:tblStylePr>
    <w:tblStylePr w:type="lastCol">
      <w:rPr>
        <w:rFonts w:ascii="Liberation Sans" w:hAnsi="Liberation Sans"/>
        <w:color w:val="F2F2F2"/>
        <w:sz w:val="22"/>
      </w:rPr>
      <w:tblPr/>
      <w:tcPr>
        <w:shd w:val="clear" w:color="D99695" w:themeColor="accent2" w:themeTint="97" w:fill="D99695" w:themeFill="accent2" w:themeFillTint="97"/>
      </w:tcPr>
    </w:tblStylePr>
    <w:tblStylePr w:type="band1Vert">
      <w:rPr>
        <w:rFonts w:ascii="Liberation Sans" w:hAnsi="Liberation Sans"/>
        <w:color w:val="404040"/>
        <w:sz w:val="22"/>
      </w:rPr>
    </w:tblStylePr>
    <w:tblStylePr w:type="band2Vert">
      <w:rPr>
        <w:rFonts w:ascii="Liberation Sans" w:hAnsi="Liberation Sans"/>
        <w:color w:val="404040"/>
        <w:sz w:val="22"/>
      </w:rPr>
      <w:tblPr/>
      <w:tcPr>
        <w:shd w:val="clear" w:color="F2DCDC" w:themeColor="accent2" w:themeTint="32" w:fill="F2DCDC" w:themeFill="accent2" w:themeFillTint="32"/>
      </w:tcPr>
    </w:tblStylePr>
    <w:tblStylePr w:type="band1Horz">
      <w:rPr>
        <w:rFonts w:ascii="Liberation Sans" w:hAnsi="Liberation Sans"/>
        <w:color w:val="404040"/>
        <w:sz w:val="22"/>
      </w:rPr>
    </w:tblStylePr>
    <w:tblStylePr w:type="band2Horz">
      <w:rPr>
        <w:rFonts w:ascii="Liberation Sans" w:hAnsi="Liberation Sans"/>
        <w:color w:val="404040"/>
        <w:sz w:val="22"/>
      </w:rPr>
      <w:tblPr/>
      <w:tcPr>
        <w:shd w:val="clear" w:color="F2DCDC" w:themeColor="accent2" w:themeTint="32" w:fill="F2DCDC" w:themeFill="accent2" w:themeFillTint="32"/>
      </w:tcPr>
    </w:tblStylePr>
  </w:style>
  <w:style w:type="table" w:customStyle="1" w:styleId="Lined-Accent3">
    <w:name w:val="Lined - Accent 3"/>
    <w:uiPriority w:val="99"/>
    <w:rPr>
      <w:color w:val="404040"/>
      <w:lang w:eastAsia="ru-RU"/>
    </w:rPr>
    <w:tblPr>
      <w:tblStyleRowBandSize w:val="1"/>
      <w:tblStyleColBandSize w:val="1"/>
      <w:tblInd w:w="0" w:type="dxa"/>
      <w:tblCellMar>
        <w:top w:w="0" w:type="dxa"/>
        <w:left w:w="0" w:type="dxa"/>
        <w:bottom w:w="0" w:type="dxa"/>
        <w:right w:w="0" w:type="dxa"/>
      </w:tblCellMar>
    </w:tblPr>
    <w:tblStylePr w:type="firstRow">
      <w:rPr>
        <w:rFonts w:ascii="Liberation Sans" w:hAnsi="Liberation Sans"/>
        <w:color w:val="F2F2F2"/>
        <w:sz w:val="22"/>
      </w:rPr>
      <w:tblPr/>
      <w:tcPr>
        <w:shd w:val="clear" w:color="9ABB59" w:themeColor="accent3" w:themeTint="FE" w:fill="9ABB59" w:themeFill="accent3" w:themeFillTint="FE"/>
      </w:tcPr>
    </w:tblStylePr>
    <w:tblStylePr w:type="lastRow">
      <w:rPr>
        <w:rFonts w:ascii="Liberation Sans" w:hAnsi="Liberation Sans"/>
        <w:color w:val="F2F2F2"/>
        <w:sz w:val="22"/>
      </w:rPr>
      <w:tblPr/>
      <w:tcPr>
        <w:shd w:val="clear" w:color="9ABB59" w:themeColor="accent3" w:themeTint="FE" w:fill="9ABB59" w:themeFill="accent3" w:themeFillTint="FE"/>
      </w:tcPr>
    </w:tblStylePr>
    <w:tblStylePr w:type="firstCol">
      <w:rPr>
        <w:rFonts w:ascii="Liberation Sans" w:hAnsi="Liberation Sans"/>
        <w:color w:val="F2F2F2"/>
        <w:sz w:val="22"/>
      </w:rPr>
      <w:tblPr/>
      <w:tcPr>
        <w:shd w:val="clear" w:color="9ABB59" w:themeColor="accent3" w:themeTint="FE" w:fill="9ABB59" w:themeFill="accent3" w:themeFillTint="FE"/>
      </w:tcPr>
    </w:tblStylePr>
    <w:tblStylePr w:type="lastCol">
      <w:rPr>
        <w:rFonts w:ascii="Liberation Sans" w:hAnsi="Liberation Sans"/>
        <w:color w:val="F2F2F2"/>
        <w:sz w:val="22"/>
      </w:rPr>
      <w:tblPr/>
      <w:tcPr>
        <w:shd w:val="clear" w:color="9ABB59" w:themeColor="accent3" w:themeTint="FE" w:fill="9ABB59" w:themeFill="accent3" w:themeFillTint="FE"/>
      </w:tcPr>
    </w:tblStylePr>
    <w:tblStylePr w:type="band1Vert">
      <w:rPr>
        <w:rFonts w:ascii="Liberation Sans" w:hAnsi="Liberation Sans"/>
        <w:color w:val="404040"/>
        <w:sz w:val="22"/>
      </w:rPr>
    </w:tblStylePr>
    <w:tblStylePr w:type="band2Vert">
      <w:rPr>
        <w:rFonts w:ascii="Liberation Sans" w:hAnsi="Liberation Sans"/>
        <w:color w:val="404040"/>
        <w:sz w:val="22"/>
      </w:rPr>
      <w:tblPr/>
      <w:tcPr>
        <w:shd w:val="clear" w:color="EAF1DC" w:themeColor="accent3" w:themeTint="34" w:fill="EAF1DC" w:themeFill="accent3" w:themeFillTint="34"/>
      </w:tcPr>
    </w:tblStylePr>
    <w:tblStylePr w:type="band1Horz">
      <w:rPr>
        <w:rFonts w:ascii="Liberation Sans" w:hAnsi="Liberation Sans"/>
        <w:color w:val="404040"/>
        <w:sz w:val="22"/>
      </w:rPr>
    </w:tblStylePr>
    <w:tblStylePr w:type="band2Horz">
      <w:rPr>
        <w:rFonts w:ascii="Liberation Sans" w:hAnsi="Liberation Sans"/>
        <w:color w:val="404040"/>
        <w:sz w:val="22"/>
      </w:rPr>
      <w:tblPr/>
      <w:tcPr>
        <w:shd w:val="clear" w:color="EAF1DC" w:themeColor="accent3" w:themeTint="34" w:fill="EAF1DC" w:themeFill="accent3" w:themeFillTint="34"/>
      </w:tcPr>
    </w:tblStylePr>
  </w:style>
  <w:style w:type="table" w:customStyle="1" w:styleId="Lined-Accent4">
    <w:name w:val="Lined - Accent 4"/>
    <w:uiPriority w:val="99"/>
    <w:rPr>
      <w:color w:val="404040"/>
      <w:lang w:eastAsia="ru-RU"/>
    </w:rPr>
    <w:tblPr>
      <w:tblStyleRowBandSize w:val="1"/>
      <w:tblStyleColBandSize w:val="1"/>
      <w:tblInd w:w="0" w:type="dxa"/>
      <w:tblCellMar>
        <w:top w:w="0" w:type="dxa"/>
        <w:left w:w="0" w:type="dxa"/>
        <w:bottom w:w="0" w:type="dxa"/>
        <w:right w:w="0" w:type="dxa"/>
      </w:tblCellMar>
    </w:tblPr>
    <w:tblStylePr w:type="firstRow">
      <w:rPr>
        <w:rFonts w:ascii="Liberation Sans" w:hAnsi="Liberation Sans"/>
        <w:color w:val="F2F2F2"/>
        <w:sz w:val="22"/>
      </w:rPr>
      <w:tblPr/>
      <w:tcPr>
        <w:shd w:val="clear" w:color="B2A1C6" w:themeColor="accent4" w:themeTint="9A" w:fill="B2A1C6" w:themeFill="accent4" w:themeFillTint="9A"/>
      </w:tcPr>
    </w:tblStylePr>
    <w:tblStylePr w:type="lastRow">
      <w:rPr>
        <w:rFonts w:ascii="Liberation Sans" w:hAnsi="Liberation Sans"/>
        <w:color w:val="F2F2F2"/>
        <w:sz w:val="22"/>
      </w:rPr>
      <w:tblPr/>
      <w:tcPr>
        <w:shd w:val="clear" w:color="B2A1C6" w:themeColor="accent4" w:themeTint="9A" w:fill="B2A1C6" w:themeFill="accent4" w:themeFillTint="9A"/>
      </w:tcPr>
    </w:tblStylePr>
    <w:tblStylePr w:type="firstCol">
      <w:rPr>
        <w:rFonts w:ascii="Liberation Sans" w:hAnsi="Liberation Sans"/>
        <w:color w:val="F2F2F2"/>
        <w:sz w:val="22"/>
      </w:rPr>
      <w:tblPr/>
      <w:tcPr>
        <w:shd w:val="clear" w:color="B2A1C6" w:themeColor="accent4" w:themeTint="9A" w:fill="B2A1C6" w:themeFill="accent4" w:themeFillTint="9A"/>
      </w:tcPr>
    </w:tblStylePr>
    <w:tblStylePr w:type="lastCol">
      <w:rPr>
        <w:rFonts w:ascii="Liberation Sans" w:hAnsi="Liberation Sans"/>
        <w:color w:val="F2F2F2"/>
        <w:sz w:val="22"/>
      </w:rPr>
      <w:tblPr/>
      <w:tcPr>
        <w:shd w:val="clear" w:color="B2A1C6" w:themeColor="accent4" w:themeTint="9A" w:fill="B2A1C6" w:themeFill="accent4" w:themeFillTint="9A"/>
      </w:tcPr>
    </w:tblStylePr>
    <w:tblStylePr w:type="band1Vert">
      <w:rPr>
        <w:rFonts w:ascii="Liberation Sans" w:hAnsi="Liberation Sans"/>
        <w:color w:val="404040"/>
        <w:sz w:val="22"/>
      </w:rPr>
    </w:tblStylePr>
    <w:tblStylePr w:type="band2Vert">
      <w:rPr>
        <w:rFonts w:ascii="Liberation Sans" w:hAnsi="Liberation Sans"/>
        <w:color w:val="404040"/>
        <w:sz w:val="22"/>
      </w:rPr>
      <w:tblPr/>
      <w:tcPr>
        <w:shd w:val="clear" w:color="E5DFEC" w:themeColor="accent4" w:themeTint="34" w:fill="E5DFEC" w:themeFill="accent4" w:themeFillTint="34"/>
      </w:tcPr>
    </w:tblStylePr>
    <w:tblStylePr w:type="band1Horz">
      <w:rPr>
        <w:rFonts w:ascii="Liberation Sans" w:hAnsi="Liberation Sans"/>
        <w:color w:val="404040"/>
        <w:sz w:val="22"/>
      </w:rPr>
    </w:tblStylePr>
    <w:tblStylePr w:type="band2Horz">
      <w:rPr>
        <w:rFonts w:ascii="Liberation Sans" w:hAnsi="Liberation Sans"/>
        <w:color w:val="404040"/>
        <w:sz w:val="22"/>
      </w:rPr>
      <w:tblPr/>
      <w:tcPr>
        <w:shd w:val="clear" w:color="E5DFEC" w:themeColor="accent4" w:themeTint="34" w:fill="E5DFEC" w:themeFill="accent4" w:themeFillTint="34"/>
      </w:tcPr>
    </w:tblStylePr>
  </w:style>
  <w:style w:type="table" w:customStyle="1" w:styleId="Lined-Accent5">
    <w:name w:val="Lined - Accent 5"/>
    <w:uiPriority w:val="99"/>
    <w:rPr>
      <w:color w:val="404040"/>
      <w:lang w:eastAsia="ru-RU"/>
    </w:rPr>
    <w:tblPr>
      <w:tblStyleRowBandSize w:val="1"/>
      <w:tblStyleColBandSize w:val="1"/>
      <w:tblInd w:w="0" w:type="dxa"/>
      <w:tblCellMar>
        <w:top w:w="0" w:type="dxa"/>
        <w:left w:w="0" w:type="dxa"/>
        <w:bottom w:w="0" w:type="dxa"/>
        <w:right w:w="0" w:type="dxa"/>
      </w:tblCellMar>
    </w:tblPr>
    <w:tblStylePr w:type="firstRow">
      <w:rPr>
        <w:rFonts w:ascii="Liberation Sans" w:hAnsi="Liberation Sans"/>
        <w:color w:val="F2F2F2"/>
        <w:sz w:val="22"/>
      </w:rPr>
      <w:tblPr/>
      <w:tcPr>
        <w:shd w:val="clear" w:color="4BACC6" w:themeColor="accent5" w:fill="4BACC6" w:themeFill="accent5"/>
      </w:tcPr>
    </w:tblStylePr>
    <w:tblStylePr w:type="lastRow">
      <w:rPr>
        <w:rFonts w:ascii="Liberation Sans" w:hAnsi="Liberation Sans"/>
        <w:color w:val="F2F2F2"/>
        <w:sz w:val="22"/>
      </w:rPr>
      <w:tblPr/>
      <w:tcPr>
        <w:shd w:val="clear" w:color="4BACC6" w:themeColor="accent5" w:fill="4BACC6" w:themeFill="accent5"/>
      </w:tcPr>
    </w:tblStylePr>
    <w:tblStylePr w:type="firstCol">
      <w:rPr>
        <w:rFonts w:ascii="Liberation Sans" w:hAnsi="Liberation Sans"/>
        <w:color w:val="F2F2F2"/>
        <w:sz w:val="22"/>
      </w:rPr>
      <w:tblPr/>
      <w:tcPr>
        <w:shd w:val="clear" w:color="4BACC6" w:themeColor="accent5" w:fill="4BACC6" w:themeFill="accent5"/>
      </w:tcPr>
    </w:tblStylePr>
    <w:tblStylePr w:type="lastCol">
      <w:rPr>
        <w:rFonts w:ascii="Liberation Sans" w:hAnsi="Liberation Sans"/>
        <w:color w:val="F2F2F2"/>
        <w:sz w:val="22"/>
      </w:rPr>
      <w:tblPr/>
      <w:tcPr>
        <w:shd w:val="clear" w:color="4BACC6" w:themeColor="accent5" w:fill="4BACC6" w:themeFill="accent5"/>
      </w:tcPr>
    </w:tblStylePr>
    <w:tblStylePr w:type="band1Vert">
      <w:rPr>
        <w:rFonts w:ascii="Liberation Sans" w:hAnsi="Liberation Sans"/>
        <w:color w:val="404040"/>
        <w:sz w:val="22"/>
      </w:rPr>
    </w:tblStylePr>
    <w:tblStylePr w:type="band2Vert">
      <w:rPr>
        <w:rFonts w:ascii="Liberation Sans" w:hAnsi="Liberation Sans"/>
        <w:color w:val="404040"/>
        <w:sz w:val="22"/>
      </w:rPr>
      <w:tblPr/>
      <w:tcPr>
        <w:shd w:val="clear" w:color="DAEEF3" w:themeColor="accent5" w:themeTint="34" w:fill="DAEEF3" w:themeFill="accent5" w:themeFillTint="34"/>
      </w:tcPr>
    </w:tblStylePr>
    <w:tblStylePr w:type="band1Horz">
      <w:rPr>
        <w:rFonts w:ascii="Liberation Sans" w:hAnsi="Liberation Sans"/>
        <w:color w:val="404040"/>
        <w:sz w:val="22"/>
      </w:rPr>
    </w:tblStylePr>
    <w:tblStylePr w:type="band2Horz">
      <w:rPr>
        <w:rFonts w:ascii="Liberation Sans" w:hAnsi="Liberation Sans"/>
        <w:color w:val="404040"/>
        <w:sz w:val="22"/>
      </w:rPr>
      <w:tblPr/>
      <w:tcPr>
        <w:shd w:val="clear" w:color="DAEEF3" w:themeColor="accent5" w:themeTint="34" w:fill="DAEEF3" w:themeFill="accent5" w:themeFillTint="34"/>
      </w:tcPr>
    </w:tblStylePr>
  </w:style>
  <w:style w:type="table" w:customStyle="1" w:styleId="Lined-Accent6">
    <w:name w:val="Lined - Accent 6"/>
    <w:uiPriority w:val="99"/>
    <w:rPr>
      <w:color w:val="404040"/>
      <w:lang w:eastAsia="ru-RU"/>
    </w:rPr>
    <w:tblPr>
      <w:tblStyleRowBandSize w:val="1"/>
      <w:tblStyleColBandSize w:val="1"/>
      <w:tblInd w:w="0" w:type="dxa"/>
      <w:tblCellMar>
        <w:top w:w="0" w:type="dxa"/>
        <w:left w:w="0" w:type="dxa"/>
        <w:bottom w:w="0" w:type="dxa"/>
        <w:right w:w="0" w:type="dxa"/>
      </w:tblCellMar>
    </w:tblPr>
    <w:tblStylePr w:type="firstRow">
      <w:rPr>
        <w:rFonts w:ascii="Liberation Sans" w:hAnsi="Liberation Sans"/>
        <w:color w:val="F2F2F2"/>
        <w:sz w:val="22"/>
      </w:rPr>
      <w:tblPr/>
      <w:tcPr>
        <w:shd w:val="clear" w:color="F79646" w:themeColor="accent6" w:fill="F79646" w:themeFill="accent6"/>
      </w:tcPr>
    </w:tblStylePr>
    <w:tblStylePr w:type="lastRow">
      <w:rPr>
        <w:rFonts w:ascii="Liberation Sans" w:hAnsi="Liberation Sans"/>
        <w:color w:val="F2F2F2"/>
        <w:sz w:val="22"/>
      </w:rPr>
      <w:tblPr/>
      <w:tcPr>
        <w:shd w:val="clear" w:color="F79646" w:themeColor="accent6" w:fill="F79646" w:themeFill="accent6"/>
      </w:tcPr>
    </w:tblStylePr>
    <w:tblStylePr w:type="firstCol">
      <w:rPr>
        <w:rFonts w:ascii="Liberation Sans" w:hAnsi="Liberation Sans"/>
        <w:color w:val="F2F2F2"/>
        <w:sz w:val="22"/>
      </w:rPr>
      <w:tblPr/>
      <w:tcPr>
        <w:shd w:val="clear" w:color="F79646" w:themeColor="accent6" w:fill="F79646" w:themeFill="accent6"/>
      </w:tcPr>
    </w:tblStylePr>
    <w:tblStylePr w:type="lastCol">
      <w:rPr>
        <w:rFonts w:ascii="Liberation Sans" w:hAnsi="Liberation Sans"/>
        <w:color w:val="F2F2F2"/>
        <w:sz w:val="22"/>
      </w:rPr>
      <w:tblPr/>
      <w:tcPr>
        <w:shd w:val="clear" w:color="F79646" w:themeColor="accent6" w:fill="F79646" w:themeFill="accent6"/>
      </w:tcPr>
    </w:tblStylePr>
    <w:tblStylePr w:type="band1Vert">
      <w:rPr>
        <w:rFonts w:ascii="Liberation Sans" w:hAnsi="Liberation Sans"/>
        <w:color w:val="404040"/>
        <w:sz w:val="22"/>
      </w:rPr>
    </w:tblStylePr>
    <w:tblStylePr w:type="band2Vert">
      <w:rPr>
        <w:rFonts w:ascii="Liberation Sans" w:hAnsi="Liberation Sans"/>
        <w:color w:val="404040"/>
        <w:sz w:val="22"/>
      </w:rPr>
      <w:tblPr/>
      <w:tcPr>
        <w:shd w:val="clear" w:color="FDE9D8" w:themeColor="accent6" w:themeTint="34" w:fill="FDE9D8" w:themeFill="accent6" w:themeFillTint="34"/>
      </w:tcPr>
    </w:tblStylePr>
    <w:tblStylePr w:type="band1Horz">
      <w:rPr>
        <w:rFonts w:ascii="Liberation Sans" w:hAnsi="Liberation Sans"/>
        <w:color w:val="404040"/>
        <w:sz w:val="22"/>
      </w:rPr>
    </w:tblStylePr>
    <w:tblStylePr w:type="band2Horz">
      <w:rPr>
        <w:rFonts w:ascii="Liberation Sans" w:hAnsi="Liberation Sans"/>
        <w:color w:val="404040"/>
        <w:sz w:val="22"/>
      </w:rPr>
      <w:tblPr/>
      <w:tcPr>
        <w:shd w:val="clear" w:color="FDE9D8" w:themeColor="accent6" w:themeTint="34" w:fill="FDE9D8" w:themeFill="accent6" w:themeFillTint="34"/>
      </w:tcPr>
    </w:tblStylePr>
  </w:style>
  <w:style w:type="table" w:customStyle="1" w:styleId="BorderedLined-Accent">
    <w:name w:val="Bordered &amp; Lined - Accent"/>
    <w:uiPriority w:val="99"/>
    <w:rPr>
      <w:color w:val="404040"/>
      <w:lang w:eastAsia="ru-RU"/>
    </w:rPr>
    <w:tblPr>
      <w:tblStyleRowBandSize w:val="1"/>
      <w:tblStyleColBandSize w:val="1"/>
      <w:tblInd w:w="0" w:type="dxa"/>
      <w:tblBorders>
        <w:top w:val="single" w:sz="4" w:space="0" w:color="595959" w:themeColor="text1" w:themeTint="A6"/>
        <w:left w:val="single" w:sz="4" w:space="0" w:color="595959" w:themeColor="text1" w:themeTint="A6"/>
        <w:bottom w:val="single" w:sz="4" w:space="0" w:color="595959" w:themeColor="text1" w:themeTint="A6"/>
        <w:right w:val="single" w:sz="4" w:space="0" w:color="595959" w:themeColor="text1" w:themeTint="A6"/>
        <w:insideH w:val="single" w:sz="4" w:space="0" w:color="595959" w:themeColor="text1" w:themeTint="A6"/>
        <w:insideV w:val="single" w:sz="4" w:space="0" w:color="595959" w:themeColor="text1" w:themeTint="A6"/>
      </w:tblBorders>
      <w:tblCellMar>
        <w:top w:w="0" w:type="dxa"/>
        <w:left w:w="0" w:type="dxa"/>
        <w:bottom w:w="0" w:type="dxa"/>
        <w:right w:w="0" w:type="dxa"/>
      </w:tblCellMar>
    </w:tblPr>
    <w:tblStylePr w:type="firstRow">
      <w:rPr>
        <w:rFonts w:ascii="Liberation Sans" w:hAnsi="Liberation Sans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lastRow">
      <w:rPr>
        <w:rFonts w:ascii="Liberation Sans" w:hAnsi="Liberation Sans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firstCol">
      <w:rPr>
        <w:rFonts w:ascii="Liberation Sans" w:hAnsi="Liberation Sans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lastCol">
      <w:rPr>
        <w:rFonts w:ascii="Liberation Sans" w:hAnsi="Liberation Sans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band1Vert">
      <w:rPr>
        <w:rFonts w:ascii="Liberation Sans" w:hAnsi="Liberation Sans"/>
        <w:color w:val="404040"/>
        <w:sz w:val="22"/>
      </w:rPr>
    </w:tblStylePr>
    <w:tblStylePr w:type="band2Vert">
      <w:rPr>
        <w:rFonts w:ascii="Liberation Sans" w:hAnsi="Liberation Sans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  <w:tblStylePr w:type="band1Horz">
      <w:rPr>
        <w:rFonts w:ascii="Liberation Sans" w:hAnsi="Liberation Sans"/>
        <w:color w:val="404040"/>
        <w:sz w:val="22"/>
      </w:rPr>
    </w:tblStylePr>
    <w:tblStylePr w:type="band2Horz">
      <w:rPr>
        <w:rFonts w:ascii="Liberation Sans" w:hAnsi="Liberation Sans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</w:style>
  <w:style w:type="table" w:customStyle="1" w:styleId="BorderedLined-Accent1">
    <w:name w:val="Bordered &amp; Lined - Accent 1"/>
    <w:uiPriority w:val="99"/>
    <w:rPr>
      <w:color w:val="404040"/>
      <w:lang w:eastAsia="ru-RU"/>
    </w:rPr>
    <w:tblPr>
      <w:tblStyleRowBandSize w:val="1"/>
      <w:tblStyleColBandSize w:val="1"/>
      <w:tblInd w:w="0" w:type="dxa"/>
      <w:tblBorders>
        <w:top w:val="single" w:sz="4" w:space="0" w:color="2A4A71" w:themeColor="accent1" w:themeShade="95"/>
        <w:left w:val="single" w:sz="4" w:space="0" w:color="2A4A71" w:themeColor="accent1" w:themeShade="95"/>
        <w:bottom w:val="single" w:sz="4" w:space="0" w:color="2A4A71" w:themeColor="accent1" w:themeShade="95"/>
        <w:right w:val="single" w:sz="4" w:space="0" w:color="2A4A71" w:themeColor="accent1" w:themeShade="95"/>
        <w:insideH w:val="single" w:sz="4" w:space="0" w:color="2A4A71" w:themeColor="accent1" w:themeShade="95"/>
        <w:insideV w:val="single" w:sz="4" w:space="0" w:color="2A4A71" w:themeColor="accent1" w:themeShade="95"/>
      </w:tblBorders>
      <w:tblCellMar>
        <w:top w:w="0" w:type="dxa"/>
        <w:left w:w="0" w:type="dxa"/>
        <w:bottom w:w="0" w:type="dxa"/>
        <w:right w:w="0" w:type="dxa"/>
      </w:tblCellMar>
    </w:tblPr>
    <w:tblStylePr w:type="firstRow">
      <w:rPr>
        <w:rFonts w:ascii="Liberation Sans" w:hAnsi="Liberation Sans"/>
        <w:color w:val="F2F2F2"/>
        <w:sz w:val="22"/>
      </w:rPr>
      <w:tblPr/>
      <w:tcPr>
        <w:shd w:val="clear" w:color="5D8AC2" w:themeColor="accent1" w:themeTint="EA" w:fill="5D8AC2" w:themeFill="accent1" w:themeFillTint="EA"/>
      </w:tcPr>
    </w:tblStylePr>
    <w:tblStylePr w:type="lastRow">
      <w:rPr>
        <w:rFonts w:ascii="Liberation Sans" w:hAnsi="Liberation Sans"/>
        <w:color w:val="F2F2F2"/>
        <w:sz w:val="22"/>
      </w:rPr>
      <w:tblPr/>
      <w:tcPr>
        <w:shd w:val="clear" w:color="5D8AC2" w:themeColor="accent1" w:themeTint="EA" w:fill="5D8AC2" w:themeFill="accent1" w:themeFillTint="EA"/>
      </w:tcPr>
    </w:tblStylePr>
    <w:tblStylePr w:type="firstCol">
      <w:rPr>
        <w:rFonts w:ascii="Liberation Sans" w:hAnsi="Liberation Sans"/>
        <w:color w:val="F2F2F2"/>
        <w:sz w:val="22"/>
      </w:rPr>
      <w:tblPr/>
      <w:tcPr>
        <w:shd w:val="clear" w:color="5D8AC2" w:themeColor="accent1" w:themeTint="EA" w:fill="5D8AC2" w:themeFill="accent1" w:themeFillTint="EA"/>
      </w:tcPr>
    </w:tblStylePr>
    <w:tblStylePr w:type="lastCol">
      <w:rPr>
        <w:rFonts w:ascii="Liberation Sans" w:hAnsi="Liberation Sans"/>
        <w:color w:val="F2F2F2"/>
        <w:sz w:val="22"/>
      </w:rPr>
      <w:tblPr/>
      <w:tcPr>
        <w:shd w:val="clear" w:color="5D8AC2" w:themeColor="accent1" w:themeTint="EA" w:fill="5D8AC2" w:themeFill="accent1" w:themeFillTint="EA"/>
      </w:tcPr>
    </w:tblStylePr>
    <w:tblStylePr w:type="band1Vert">
      <w:rPr>
        <w:rFonts w:ascii="Liberation Sans" w:hAnsi="Liberation Sans"/>
        <w:color w:val="404040"/>
        <w:sz w:val="22"/>
      </w:rPr>
    </w:tblStylePr>
    <w:tblStylePr w:type="band2Vert">
      <w:rPr>
        <w:rFonts w:ascii="Liberation Sans" w:hAnsi="Liberation Sans"/>
        <w:color w:val="404040"/>
        <w:sz w:val="22"/>
      </w:rPr>
      <w:tblPr/>
      <w:tcPr>
        <w:shd w:val="clear" w:color="C7D7EA" w:themeColor="accent1" w:themeTint="50" w:fill="C7D7EA" w:themeFill="accent1" w:themeFillTint="50"/>
      </w:tcPr>
    </w:tblStylePr>
    <w:tblStylePr w:type="band1Horz">
      <w:rPr>
        <w:rFonts w:ascii="Liberation Sans" w:hAnsi="Liberation Sans"/>
        <w:color w:val="404040"/>
        <w:sz w:val="22"/>
      </w:rPr>
    </w:tblStylePr>
    <w:tblStylePr w:type="band2Horz">
      <w:rPr>
        <w:rFonts w:ascii="Liberation Sans" w:hAnsi="Liberation Sans"/>
        <w:color w:val="404040"/>
        <w:sz w:val="22"/>
      </w:rPr>
      <w:tblPr/>
      <w:tcPr>
        <w:shd w:val="clear" w:color="C7D7EA" w:themeColor="accent1" w:themeTint="50" w:fill="C7D7EA" w:themeFill="accent1" w:themeFillTint="50"/>
      </w:tcPr>
    </w:tblStylePr>
  </w:style>
  <w:style w:type="table" w:customStyle="1" w:styleId="BorderedLined-Accent2">
    <w:name w:val="Bordered &amp; Lined - Accent 2"/>
    <w:uiPriority w:val="99"/>
    <w:rPr>
      <w:color w:val="404040"/>
      <w:lang w:eastAsia="ru-RU"/>
    </w:rPr>
    <w:tblPr>
      <w:tblStyleRowBandSize w:val="1"/>
      <w:tblStyleColBandSize w:val="1"/>
      <w:tblInd w:w="0" w:type="dxa"/>
      <w:tblBorders>
        <w:top w:val="single" w:sz="4" w:space="0" w:color="732A29" w:themeColor="accent2" w:themeShade="95"/>
        <w:left w:val="single" w:sz="4" w:space="0" w:color="732A29" w:themeColor="accent2" w:themeShade="95"/>
        <w:bottom w:val="single" w:sz="4" w:space="0" w:color="732A29" w:themeColor="accent2" w:themeShade="95"/>
        <w:right w:val="single" w:sz="4" w:space="0" w:color="732A29" w:themeColor="accent2" w:themeShade="95"/>
        <w:insideH w:val="single" w:sz="4" w:space="0" w:color="732A29" w:themeColor="accent2" w:themeShade="95"/>
        <w:insideV w:val="single" w:sz="4" w:space="0" w:color="732A29" w:themeColor="accent2" w:themeShade="95"/>
      </w:tblBorders>
      <w:tblCellMar>
        <w:top w:w="0" w:type="dxa"/>
        <w:left w:w="0" w:type="dxa"/>
        <w:bottom w:w="0" w:type="dxa"/>
        <w:right w:w="0" w:type="dxa"/>
      </w:tblCellMar>
    </w:tblPr>
    <w:tblStylePr w:type="firstRow">
      <w:rPr>
        <w:rFonts w:ascii="Liberation Sans" w:hAnsi="Liberation Sans"/>
        <w:color w:val="F2F2F2"/>
        <w:sz w:val="22"/>
      </w:rPr>
      <w:tblPr/>
      <w:tcPr>
        <w:shd w:val="clear" w:color="D99695" w:themeColor="accent2" w:themeTint="97" w:fill="D99695" w:themeFill="accent2" w:themeFillTint="97"/>
      </w:tcPr>
    </w:tblStylePr>
    <w:tblStylePr w:type="lastRow">
      <w:rPr>
        <w:rFonts w:ascii="Liberation Sans" w:hAnsi="Liberation Sans"/>
        <w:color w:val="F2F2F2"/>
        <w:sz w:val="22"/>
      </w:rPr>
      <w:tblPr/>
      <w:tcPr>
        <w:shd w:val="clear" w:color="D99695" w:themeColor="accent2" w:themeTint="97" w:fill="D99695" w:themeFill="accent2" w:themeFillTint="97"/>
      </w:tcPr>
    </w:tblStylePr>
    <w:tblStylePr w:type="firstCol">
      <w:rPr>
        <w:rFonts w:ascii="Liberation Sans" w:hAnsi="Liberation Sans"/>
        <w:color w:val="F2F2F2"/>
        <w:sz w:val="22"/>
      </w:rPr>
      <w:tblPr/>
      <w:tcPr>
        <w:shd w:val="clear" w:color="D99695" w:themeColor="accent2" w:themeTint="97" w:fill="D99695" w:themeFill="accent2" w:themeFillTint="97"/>
      </w:tcPr>
    </w:tblStylePr>
    <w:tblStylePr w:type="lastCol">
      <w:rPr>
        <w:rFonts w:ascii="Liberation Sans" w:hAnsi="Liberation Sans"/>
        <w:color w:val="F2F2F2"/>
        <w:sz w:val="22"/>
      </w:rPr>
      <w:tblPr/>
      <w:tcPr>
        <w:shd w:val="clear" w:color="D99695" w:themeColor="accent2" w:themeTint="97" w:fill="D99695" w:themeFill="accent2" w:themeFillTint="97"/>
      </w:tcPr>
    </w:tblStylePr>
    <w:tblStylePr w:type="band1Vert">
      <w:rPr>
        <w:rFonts w:ascii="Liberation Sans" w:hAnsi="Liberation Sans"/>
        <w:color w:val="404040"/>
        <w:sz w:val="22"/>
      </w:rPr>
    </w:tblStylePr>
    <w:tblStylePr w:type="band2Vert">
      <w:rPr>
        <w:rFonts w:ascii="Liberation Sans" w:hAnsi="Liberation Sans"/>
        <w:color w:val="404040"/>
        <w:sz w:val="22"/>
      </w:rPr>
      <w:tblPr/>
      <w:tcPr>
        <w:shd w:val="clear" w:color="F2DCDC" w:themeColor="accent2" w:themeTint="32" w:fill="F2DCDC" w:themeFill="accent2" w:themeFillTint="32"/>
      </w:tcPr>
    </w:tblStylePr>
    <w:tblStylePr w:type="band1Horz">
      <w:rPr>
        <w:rFonts w:ascii="Liberation Sans" w:hAnsi="Liberation Sans"/>
        <w:color w:val="404040"/>
        <w:sz w:val="22"/>
      </w:rPr>
    </w:tblStylePr>
    <w:tblStylePr w:type="band2Horz">
      <w:rPr>
        <w:rFonts w:ascii="Liberation Sans" w:hAnsi="Liberation Sans"/>
        <w:color w:val="404040"/>
        <w:sz w:val="22"/>
      </w:rPr>
      <w:tblPr/>
      <w:tcPr>
        <w:shd w:val="clear" w:color="F2DCDC" w:themeColor="accent2" w:themeTint="32" w:fill="F2DCDC" w:themeFill="accent2" w:themeFillTint="32"/>
      </w:tcPr>
    </w:tblStylePr>
  </w:style>
  <w:style w:type="table" w:customStyle="1" w:styleId="BorderedLined-Accent3">
    <w:name w:val="Bordered &amp; Lined - Accent 3"/>
    <w:uiPriority w:val="99"/>
    <w:rPr>
      <w:color w:val="404040"/>
      <w:lang w:eastAsia="ru-RU"/>
    </w:rPr>
    <w:tblPr>
      <w:tblStyleRowBandSize w:val="1"/>
      <w:tblStyleColBandSize w:val="1"/>
      <w:tblInd w:w="0" w:type="dxa"/>
      <w:tblBorders>
        <w:top w:val="single" w:sz="4" w:space="0" w:color="5B722E" w:themeColor="accent3" w:themeShade="95"/>
        <w:left w:val="single" w:sz="4" w:space="0" w:color="5B722E" w:themeColor="accent3" w:themeShade="95"/>
        <w:bottom w:val="single" w:sz="4" w:space="0" w:color="5B722E" w:themeColor="accent3" w:themeShade="95"/>
        <w:right w:val="single" w:sz="4" w:space="0" w:color="5B722E" w:themeColor="accent3" w:themeShade="95"/>
        <w:insideH w:val="single" w:sz="4" w:space="0" w:color="5B722E" w:themeColor="accent3" w:themeShade="95"/>
        <w:insideV w:val="single" w:sz="4" w:space="0" w:color="5B722E" w:themeColor="accent3" w:themeShade="95"/>
      </w:tblBorders>
      <w:tblCellMar>
        <w:top w:w="0" w:type="dxa"/>
        <w:left w:w="0" w:type="dxa"/>
        <w:bottom w:w="0" w:type="dxa"/>
        <w:right w:w="0" w:type="dxa"/>
      </w:tblCellMar>
    </w:tblPr>
    <w:tblStylePr w:type="firstRow">
      <w:rPr>
        <w:rFonts w:ascii="Liberation Sans" w:hAnsi="Liberation Sans"/>
        <w:color w:val="F2F2F2"/>
        <w:sz w:val="22"/>
      </w:rPr>
      <w:tblPr/>
      <w:tcPr>
        <w:shd w:val="clear" w:color="9ABB59" w:themeColor="accent3" w:themeTint="FE" w:fill="9ABB59" w:themeFill="accent3" w:themeFillTint="FE"/>
      </w:tcPr>
    </w:tblStylePr>
    <w:tblStylePr w:type="lastRow">
      <w:rPr>
        <w:rFonts w:ascii="Liberation Sans" w:hAnsi="Liberation Sans"/>
        <w:color w:val="F2F2F2"/>
        <w:sz w:val="22"/>
      </w:rPr>
      <w:tblPr/>
      <w:tcPr>
        <w:shd w:val="clear" w:color="9ABB59" w:themeColor="accent3" w:themeTint="FE" w:fill="9ABB59" w:themeFill="accent3" w:themeFillTint="FE"/>
      </w:tcPr>
    </w:tblStylePr>
    <w:tblStylePr w:type="firstCol">
      <w:rPr>
        <w:rFonts w:ascii="Liberation Sans" w:hAnsi="Liberation Sans"/>
        <w:color w:val="F2F2F2"/>
        <w:sz w:val="22"/>
      </w:rPr>
      <w:tblPr/>
      <w:tcPr>
        <w:shd w:val="clear" w:color="9ABB59" w:themeColor="accent3" w:themeTint="FE" w:fill="9ABB59" w:themeFill="accent3" w:themeFillTint="FE"/>
      </w:tcPr>
    </w:tblStylePr>
    <w:tblStylePr w:type="lastCol">
      <w:rPr>
        <w:rFonts w:ascii="Liberation Sans" w:hAnsi="Liberation Sans"/>
        <w:color w:val="F2F2F2"/>
        <w:sz w:val="22"/>
      </w:rPr>
      <w:tblPr/>
      <w:tcPr>
        <w:shd w:val="clear" w:color="9ABB59" w:themeColor="accent3" w:themeTint="FE" w:fill="9ABB59" w:themeFill="accent3" w:themeFillTint="FE"/>
      </w:tcPr>
    </w:tblStylePr>
    <w:tblStylePr w:type="band1Vert">
      <w:rPr>
        <w:rFonts w:ascii="Liberation Sans" w:hAnsi="Liberation Sans"/>
        <w:color w:val="404040"/>
        <w:sz w:val="22"/>
      </w:rPr>
    </w:tblStylePr>
    <w:tblStylePr w:type="band2Vert">
      <w:rPr>
        <w:rFonts w:ascii="Liberation Sans" w:hAnsi="Liberation Sans"/>
        <w:color w:val="404040"/>
        <w:sz w:val="22"/>
      </w:rPr>
      <w:tblPr/>
      <w:tcPr>
        <w:shd w:val="clear" w:color="EAF1DC" w:themeColor="accent3" w:themeTint="34" w:fill="EAF1DC" w:themeFill="accent3" w:themeFillTint="34"/>
      </w:tcPr>
    </w:tblStylePr>
    <w:tblStylePr w:type="band1Horz">
      <w:rPr>
        <w:rFonts w:ascii="Liberation Sans" w:hAnsi="Liberation Sans"/>
        <w:color w:val="404040"/>
        <w:sz w:val="22"/>
      </w:rPr>
    </w:tblStylePr>
    <w:tblStylePr w:type="band2Horz">
      <w:rPr>
        <w:rFonts w:ascii="Liberation Sans" w:hAnsi="Liberation Sans"/>
        <w:color w:val="404040"/>
        <w:sz w:val="22"/>
      </w:rPr>
      <w:tblPr/>
      <w:tcPr>
        <w:shd w:val="clear" w:color="EAF1DC" w:themeColor="accent3" w:themeTint="34" w:fill="EAF1DC" w:themeFill="accent3" w:themeFillTint="34"/>
      </w:tcPr>
    </w:tblStylePr>
  </w:style>
  <w:style w:type="table" w:customStyle="1" w:styleId="BorderedLined-Accent4">
    <w:name w:val="Bordered &amp; Lined - Accent 4"/>
    <w:uiPriority w:val="99"/>
    <w:rPr>
      <w:color w:val="404040"/>
      <w:lang w:eastAsia="ru-RU"/>
    </w:rPr>
    <w:tblPr>
      <w:tblStyleRowBandSize w:val="1"/>
      <w:tblStyleColBandSize w:val="1"/>
      <w:tblInd w:w="0" w:type="dxa"/>
      <w:tblBorders>
        <w:top w:val="single" w:sz="4" w:space="0" w:color="4A395F" w:themeColor="accent4" w:themeShade="95"/>
        <w:left w:val="single" w:sz="4" w:space="0" w:color="4A395F" w:themeColor="accent4" w:themeShade="95"/>
        <w:bottom w:val="single" w:sz="4" w:space="0" w:color="4A395F" w:themeColor="accent4" w:themeShade="95"/>
        <w:right w:val="single" w:sz="4" w:space="0" w:color="4A395F" w:themeColor="accent4" w:themeShade="95"/>
        <w:insideH w:val="single" w:sz="4" w:space="0" w:color="4A395F" w:themeColor="accent4" w:themeShade="95"/>
        <w:insideV w:val="single" w:sz="4" w:space="0" w:color="4A395F" w:themeColor="accent4" w:themeShade="95"/>
      </w:tblBorders>
      <w:tblCellMar>
        <w:top w:w="0" w:type="dxa"/>
        <w:left w:w="0" w:type="dxa"/>
        <w:bottom w:w="0" w:type="dxa"/>
        <w:right w:w="0" w:type="dxa"/>
      </w:tblCellMar>
    </w:tblPr>
    <w:tblStylePr w:type="firstRow">
      <w:rPr>
        <w:rFonts w:ascii="Liberation Sans" w:hAnsi="Liberation Sans"/>
        <w:color w:val="F2F2F2"/>
        <w:sz w:val="22"/>
      </w:rPr>
      <w:tblPr/>
      <w:tcPr>
        <w:shd w:val="clear" w:color="B2A1C6" w:themeColor="accent4" w:themeTint="9A" w:fill="B2A1C6" w:themeFill="accent4" w:themeFillTint="9A"/>
      </w:tcPr>
    </w:tblStylePr>
    <w:tblStylePr w:type="lastRow">
      <w:rPr>
        <w:rFonts w:ascii="Liberation Sans" w:hAnsi="Liberation Sans"/>
        <w:color w:val="F2F2F2"/>
        <w:sz w:val="22"/>
      </w:rPr>
      <w:tblPr/>
      <w:tcPr>
        <w:shd w:val="clear" w:color="B2A1C6" w:themeColor="accent4" w:themeTint="9A" w:fill="B2A1C6" w:themeFill="accent4" w:themeFillTint="9A"/>
      </w:tcPr>
    </w:tblStylePr>
    <w:tblStylePr w:type="firstCol">
      <w:rPr>
        <w:rFonts w:ascii="Liberation Sans" w:hAnsi="Liberation Sans"/>
        <w:color w:val="F2F2F2"/>
        <w:sz w:val="22"/>
      </w:rPr>
      <w:tblPr/>
      <w:tcPr>
        <w:shd w:val="clear" w:color="B2A1C6" w:themeColor="accent4" w:themeTint="9A" w:fill="B2A1C6" w:themeFill="accent4" w:themeFillTint="9A"/>
      </w:tcPr>
    </w:tblStylePr>
    <w:tblStylePr w:type="lastCol">
      <w:rPr>
        <w:rFonts w:ascii="Liberation Sans" w:hAnsi="Liberation Sans"/>
        <w:color w:val="F2F2F2"/>
        <w:sz w:val="22"/>
      </w:rPr>
      <w:tblPr/>
      <w:tcPr>
        <w:shd w:val="clear" w:color="B2A1C6" w:themeColor="accent4" w:themeTint="9A" w:fill="B2A1C6" w:themeFill="accent4" w:themeFillTint="9A"/>
      </w:tcPr>
    </w:tblStylePr>
    <w:tblStylePr w:type="band1Vert">
      <w:rPr>
        <w:rFonts w:ascii="Liberation Sans" w:hAnsi="Liberation Sans"/>
        <w:color w:val="404040"/>
        <w:sz w:val="22"/>
      </w:rPr>
    </w:tblStylePr>
    <w:tblStylePr w:type="band2Vert">
      <w:rPr>
        <w:rFonts w:ascii="Liberation Sans" w:hAnsi="Liberation Sans"/>
        <w:color w:val="404040"/>
        <w:sz w:val="22"/>
      </w:rPr>
      <w:tblPr/>
      <w:tcPr>
        <w:shd w:val="clear" w:color="E5DFEC" w:themeColor="accent4" w:themeTint="34" w:fill="E5DFEC" w:themeFill="accent4" w:themeFillTint="34"/>
      </w:tcPr>
    </w:tblStylePr>
    <w:tblStylePr w:type="band1Horz">
      <w:rPr>
        <w:rFonts w:ascii="Liberation Sans" w:hAnsi="Liberation Sans"/>
        <w:color w:val="404040"/>
        <w:sz w:val="22"/>
      </w:rPr>
    </w:tblStylePr>
    <w:tblStylePr w:type="band2Horz">
      <w:rPr>
        <w:rFonts w:ascii="Liberation Sans" w:hAnsi="Liberation Sans"/>
        <w:color w:val="404040"/>
        <w:sz w:val="22"/>
      </w:rPr>
      <w:tblPr/>
      <w:tcPr>
        <w:shd w:val="clear" w:color="E5DFEC" w:themeColor="accent4" w:themeTint="34" w:fill="E5DFEC" w:themeFill="accent4" w:themeFillTint="34"/>
      </w:tcPr>
    </w:tblStylePr>
  </w:style>
  <w:style w:type="table" w:customStyle="1" w:styleId="BorderedLined-Accent5">
    <w:name w:val="Bordered &amp; Lined - Accent 5"/>
    <w:uiPriority w:val="99"/>
    <w:rPr>
      <w:color w:val="404040"/>
      <w:lang w:eastAsia="ru-RU"/>
    </w:rPr>
    <w:tblPr>
      <w:tblStyleRowBandSize w:val="1"/>
      <w:tblStyleColBandSize w:val="1"/>
      <w:tblInd w:w="0" w:type="dxa"/>
      <w:tblBorders>
        <w:top w:val="single" w:sz="4" w:space="0" w:color="266779" w:themeColor="accent5" w:themeShade="95"/>
        <w:left w:val="single" w:sz="4" w:space="0" w:color="266779" w:themeColor="accent5" w:themeShade="95"/>
        <w:bottom w:val="single" w:sz="4" w:space="0" w:color="266779" w:themeColor="accent5" w:themeShade="95"/>
        <w:right w:val="single" w:sz="4" w:space="0" w:color="266779" w:themeColor="accent5" w:themeShade="95"/>
        <w:insideH w:val="single" w:sz="4" w:space="0" w:color="266779" w:themeColor="accent5" w:themeShade="95"/>
        <w:insideV w:val="single" w:sz="4" w:space="0" w:color="266779" w:themeColor="accent5" w:themeShade="95"/>
      </w:tblBorders>
      <w:tblCellMar>
        <w:top w:w="0" w:type="dxa"/>
        <w:left w:w="0" w:type="dxa"/>
        <w:bottom w:w="0" w:type="dxa"/>
        <w:right w:w="0" w:type="dxa"/>
      </w:tblCellMar>
    </w:tblPr>
    <w:tblStylePr w:type="firstRow">
      <w:rPr>
        <w:rFonts w:ascii="Liberation Sans" w:hAnsi="Liberation Sans"/>
        <w:color w:val="F2F2F2"/>
        <w:sz w:val="22"/>
      </w:rPr>
      <w:tblPr/>
      <w:tcPr>
        <w:shd w:val="clear" w:color="4BACC6" w:themeColor="accent5" w:fill="4BACC6" w:themeFill="accent5"/>
      </w:tcPr>
    </w:tblStylePr>
    <w:tblStylePr w:type="lastRow">
      <w:rPr>
        <w:rFonts w:ascii="Liberation Sans" w:hAnsi="Liberation Sans"/>
        <w:color w:val="F2F2F2"/>
        <w:sz w:val="22"/>
      </w:rPr>
      <w:tblPr/>
      <w:tcPr>
        <w:shd w:val="clear" w:color="4BACC6" w:themeColor="accent5" w:fill="4BACC6" w:themeFill="accent5"/>
      </w:tcPr>
    </w:tblStylePr>
    <w:tblStylePr w:type="firstCol">
      <w:rPr>
        <w:rFonts w:ascii="Liberation Sans" w:hAnsi="Liberation Sans"/>
        <w:color w:val="F2F2F2"/>
        <w:sz w:val="22"/>
      </w:rPr>
      <w:tblPr/>
      <w:tcPr>
        <w:shd w:val="clear" w:color="4BACC6" w:themeColor="accent5" w:fill="4BACC6" w:themeFill="accent5"/>
      </w:tcPr>
    </w:tblStylePr>
    <w:tblStylePr w:type="lastCol">
      <w:rPr>
        <w:rFonts w:ascii="Liberation Sans" w:hAnsi="Liberation Sans"/>
        <w:color w:val="F2F2F2"/>
        <w:sz w:val="22"/>
      </w:rPr>
      <w:tblPr/>
      <w:tcPr>
        <w:shd w:val="clear" w:color="4BACC6" w:themeColor="accent5" w:fill="4BACC6" w:themeFill="accent5"/>
      </w:tcPr>
    </w:tblStylePr>
    <w:tblStylePr w:type="band1Vert">
      <w:rPr>
        <w:rFonts w:ascii="Liberation Sans" w:hAnsi="Liberation Sans"/>
        <w:color w:val="404040"/>
        <w:sz w:val="22"/>
      </w:rPr>
    </w:tblStylePr>
    <w:tblStylePr w:type="band2Vert">
      <w:rPr>
        <w:rFonts w:ascii="Liberation Sans" w:hAnsi="Liberation Sans"/>
        <w:color w:val="404040"/>
        <w:sz w:val="22"/>
      </w:rPr>
      <w:tblPr/>
      <w:tcPr>
        <w:shd w:val="clear" w:color="DAEEF3" w:themeColor="accent5" w:themeTint="34" w:fill="DAEEF3" w:themeFill="accent5" w:themeFillTint="34"/>
      </w:tcPr>
    </w:tblStylePr>
    <w:tblStylePr w:type="band1Horz">
      <w:rPr>
        <w:rFonts w:ascii="Liberation Sans" w:hAnsi="Liberation Sans"/>
        <w:color w:val="404040"/>
        <w:sz w:val="22"/>
      </w:rPr>
    </w:tblStylePr>
    <w:tblStylePr w:type="band2Horz">
      <w:rPr>
        <w:rFonts w:ascii="Liberation Sans" w:hAnsi="Liberation Sans"/>
        <w:color w:val="404040"/>
        <w:sz w:val="22"/>
      </w:rPr>
      <w:tblPr/>
      <w:tcPr>
        <w:shd w:val="clear" w:color="DAEEF3" w:themeColor="accent5" w:themeTint="34" w:fill="DAEEF3" w:themeFill="accent5" w:themeFillTint="34"/>
      </w:tcPr>
    </w:tblStylePr>
  </w:style>
  <w:style w:type="table" w:customStyle="1" w:styleId="BorderedLined-Accent6">
    <w:name w:val="Bordered &amp; Lined - Accent 6"/>
    <w:uiPriority w:val="99"/>
    <w:rPr>
      <w:color w:val="404040"/>
      <w:lang w:eastAsia="ru-RU"/>
    </w:rPr>
    <w:tblPr>
      <w:tblStyleRowBandSize w:val="1"/>
      <w:tblStyleColBandSize w:val="1"/>
      <w:tblInd w:w="0" w:type="dxa"/>
      <w:tblBorders>
        <w:top w:val="single" w:sz="4" w:space="0" w:color="B15407" w:themeColor="accent6" w:themeShade="95"/>
        <w:left w:val="single" w:sz="4" w:space="0" w:color="B15407" w:themeColor="accent6" w:themeShade="95"/>
        <w:bottom w:val="single" w:sz="4" w:space="0" w:color="B15407" w:themeColor="accent6" w:themeShade="95"/>
        <w:right w:val="single" w:sz="4" w:space="0" w:color="B15407" w:themeColor="accent6" w:themeShade="95"/>
        <w:insideH w:val="single" w:sz="4" w:space="0" w:color="B15407" w:themeColor="accent6" w:themeShade="95"/>
        <w:insideV w:val="single" w:sz="4" w:space="0" w:color="B15407" w:themeColor="accent6" w:themeShade="95"/>
      </w:tblBorders>
      <w:tblCellMar>
        <w:top w:w="0" w:type="dxa"/>
        <w:left w:w="0" w:type="dxa"/>
        <w:bottom w:w="0" w:type="dxa"/>
        <w:right w:w="0" w:type="dxa"/>
      </w:tblCellMar>
    </w:tblPr>
    <w:tblStylePr w:type="firstRow">
      <w:rPr>
        <w:rFonts w:ascii="Liberation Sans" w:hAnsi="Liberation Sans"/>
        <w:color w:val="F2F2F2"/>
        <w:sz w:val="22"/>
      </w:rPr>
      <w:tblPr/>
      <w:tcPr>
        <w:shd w:val="clear" w:color="F79646" w:themeColor="accent6" w:fill="F79646" w:themeFill="accent6"/>
      </w:tcPr>
    </w:tblStylePr>
    <w:tblStylePr w:type="lastRow">
      <w:rPr>
        <w:rFonts w:ascii="Liberation Sans" w:hAnsi="Liberation Sans"/>
        <w:color w:val="F2F2F2"/>
        <w:sz w:val="22"/>
      </w:rPr>
      <w:tblPr/>
      <w:tcPr>
        <w:shd w:val="clear" w:color="F79646" w:themeColor="accent6" w:fill="F79646" w:themeFill="accent6"/>
      </w:tcPr>
    </w:tblStylePr>
    <w:tblStylePr w:type="firstCol">
      <w:rPr>
        <w:rFonts w:ascii="Liberation Sans" w:hAnsi="Liberation Sans"/>
        <w:color w:val="F2F2F2"/>
        <w:sz w:val="22"/>
      </w:rPr>
      <w:tblPr/>
      <w:tcPr>
        <w:shd w:val="clear" w:color="F79646" w:themeColor="accent6" w:fill="F79646" w:themeFill="accent6"/>
      </w:tcPr>
    </w:tblStylePr>
    <w:tblStylePr w:type="lastCol">
      <w:rPr>
        <w:rFonts w:ascii="Liberation Sans" w:hAnsi="Liberation Sans"/>
        <w:color w:val="F2F2F2"/>
        <w:sz w:val="22"/>
      </w:rPr>
      <w:tblPr/>
      <w:tcPr>
        <w:shd w:val="clear" w:color="F79646" w:themeColor="accent6" w:fill="F79646" w:themeFill="accent6"/>
      </w:tcPr>
    </w:tblStylePr>
    <w:tblStylePr w:type="band1Vert">
      <w:rPr>
        <w:rFonts w:ascii="Liberation Sans" w:hAnsi="Liberation Sans"/>
        <w:color w:val="404040"/>
        <w:sz w:val="22"/>
      </w:rPr>
    </w:tblStylePr>
    <w:tblStylePr w:type="band2Vert">
      <w:rPr>
        <w:rFonts w:ascii="Liberation Sans" w:hAnsi="Liberation Sans"/>
        <w:color w:val="404040"/>
        <w:sz w:val="22"/>
      </w:rPr>
      <w:tblPr/>
      <w:tcPr>
        <w:shd w:val="clear" w:color="FDE9D8" w:themeColor="accent6" w:themeTint="34" w:fill="FDE9D8" w:themeFill="accent6" w:themeFillTint="34"/>
      </w:tcPr>
    </w:tblStylePr>
    <w:tblStylePr w:type="band1Horz">
      <w:rPr>
        <w:rFonts w:ascii="Liberation Sans" w:hAnsi="Liberation Sans"/>
        <w:color w:val="404040"/>
        <w:sz w:val="22"/>
      </w:rPr>
    </w:tblStylePr>
    <w:tblStylePr w:type="band2Horz">
      <w:rPr>
        <w:rFonts w:ascii="Liberation Sans" w:hAnsi="Liberation Sans"/>
        <w:color w:val="404040"/>
        <w:sz w:val="22"/>
      </w:rPr>
      <w:tblPr/>
      <w:tcPr>
        <w:shd w:val="clear" w:color="FDE9D8" w:themeColor="accent6" w:themeTint="34" w:fill="FDE9D8" w:themeFill="accent6" w:themeFillTint="34"/>
      </w:tcPr>
    </w:tblStylePr>
  </w:style>
  <w:style w:type="table" w:customStyle="1" w:styleId="Bordered">
    <w:name w:val="Bordered"/>
    <w:uiPriority w:val="99"/>
    <w:tblPr>
      <w:tblStyleRowBandSize w:val="1"/>
      <w:tblStyleColBandSize w:val="1"/>
      <w:tblInd w:w="0" w:type="dxa"/>
      <w:tblBorders>
        <w:top w:val="single" w:sz="4" w:space="0" w:color="D9D9D9" w:themeColor="text1" w:themeTint="26"/>
        <w:left w:val="single" w:sz="4" w:space="0" w:color="D9D9D9" w:themeColor="text1" w:themeTint="26"/>
        <w:bottom w:val="single" w:sz="4" w:space="0" w:color="D9D9D9" w:themeColor="text1" w:themeTint="26"/>
        <w:right w:val="single" w:sz="4" w:space="0" w:color="D9D9D9" w:themeColor="text1" w:themeTint="26"/>
        <w:insideH w:val="single" w:sz="4" w:space="0" w:color="D9D9D9" w:themeColor="text1" w:themeTint="26"/>
        <w:insideV w:val="single" w:sz="4" w:space="0" w:color="D9D9D9" w:themeColor="text1" w:themeTint="26"/>
      </w:tblBorders>
      <w:tblCellMar>
        <w:top w:w="0" w:type="dxa"/>
        <w:left w:w="0" w:type="dxa"/>
        <w:bottom w:w="0" w:type="dxa"/>
        <w:right w:w="0" w:type="dxa"/>
      </w:tblCellMar>
    </w:tblPr>
    <w:tblStylePr w:type="firstRow">
      <w:rPr>
        <w:rFonts w:ascii="Liberation Sans" w:hAnsi="Liberation Sans"/>
        <w:color w:val="404040"/>
        <w:sz w:val="22"/>
      </w:rPr>
      <w:tblPr/>
      <w:tcPr>
        <w:tcBorders>
          <w:bottom w:val="single" w:sz="12" w:space="0" w:color="7F7F7F" w:themeColor="text1" w:themeTint="80"/>
        </w:tcBorders>
      </w:tcPr>
    </w:tblStylePr>
    <w:tblStylePr w:type="lastRow">
      <w:rPr>
        <w:rFonts w:ascii="Liberation Sans" w:hAnsi="Liberation Sans"/>
        <w:color w:val="404040"/>
        <w:sz w:val="22"/>
      </w:rPr>
      <w:tblPr/>
      <w:tcPr>
        <w:tcBorders>
          <w:top w:val="single" w:sz="12" w:space="0" w:color="7F7F7F" w:themeColor="text1" w:themeTint="80"/>
        </w:tcBorders>
      </w:tcPr>
    </w:tblStylePr>
    <w:tblStylePr w:type="firstCol">
      <w:rPr>
        <w:rFonts w:ascii="Liberation Sans" w:hAnsi="Liberation Sans"/>
        <w:color w:val="404040"/>
        <w:sz w:val="22"/>
      </w:rPr>
    </w:tblStylePr>
    <w:tblStylePr w:type="lastCol">
      <w:rPr>
        <w:rFonts w:ascii="Liberation Sans" w:hAnsi="Liberation Sans"/>
        <w:color w:val="404040"/>
        <w:sz w:val="22"/>
      </w:rPr>
      <w:tblPr/>
      <w:tcPr>
        <w:tcBorders>
          <w:left w:val="single" w:sz="12" w:space="0" w:color="7F7F7F" w:themeColor="text1" w:themeTint="80"/>
        </w:tcBorders>
      </w:tcPr>
    </w:tblStylePr>
    <w:tblStylePr w:type="band1Horz">
      <w:rPr>
        <w:rFonts w:ascii="Liberation Sans" w:hAnsi="Liberation Sans"/>
        <w:color w:val="404040"/>
        <w:sz w:val="22"/>
      </w:rPr>
      <w:tblPr/>
      <w:tcPr>
        <w:tcBorders>
          <w:top w:val="single" w:sz="4" w:space="0" w:color="D9D9D9" w:themeColor="text1" w:themeTint="26"/>
          <w:left w:val="single" w:sz="4" w:space="0" w:color="D9D9D9" w:themeColor="text1" w:themeTint="26"/>
          <w:bottom w:val="single" w:sz="4" w:space="0" w:color="D9D9D9" w:themeColor="text1" w:themeTint="26"/>
          <w:right w:val="single" w:sz="4" w:space="0" w:color="D9D9D9" w:themeColor="text1" w:themeTint="26"/>
        </w:tcBorders>
      </w:tcPr>
    </w:tblStylePr>
  </w:style>
  <w:style w:type="table" w:customStyle="1" w:styleId="Bordered-Accent1">
    <w:name w:val="Bordered - Accent 1"/>
    <w:uiPriority w:val="99"/>
    <w:tblPr>
      <w:tblStyleRowBandSize w:val="1"/>
      <w:tblStyleColBandSize w:val="1"/>
      <w:tblInd w:w="0" w:type="dxa"/>
      <w:tblBorders>
        <w:top w:val="single" w:sz="4" w:space="0" w:color="B7CBE4" w:themeColor="accent1" w:themeTint="67"/>
        <w:left w:val="single" w:sz="4" w:space="0" w:color="B7CBE4" w:themeColor="accent1" w:themeTint="67"/>
        <w:bottom w:val="single" w:sz="4" w:space="0" w:color="B7CBE4" w:themeColor="accent1" w:themeTint="67"/>
        <w:right w:val="single" w:sz="4" w:space="0" w:color="B7CBE4" w:themeColor="accent1" w:themeTint="67"/>
        <w:insideH w:val="single" w:sz="4" w:space="0" w:color="B7CBE4" w:themeColor="accent1" w:themeTint="67"/>
        <w:insideV w:val="single" w:sz="4" w:space="0" w:color="B7CBE4" w:themeColor="accent1" w:themeTint="67"/>
      </w:tblBorders>
      <w:tblCellMar>
        <w:top w:w="0" w:type="dxa"/>
        <w:left w:w="0" w:type="dxa"/>
        <w:bottom w:w="0" w:type="dxa"/>
        <w:right w:w="0" w:type="dxa"/>
      </w:tblCellMar>
    </w:tblPr>
    <w:tblStylePr w:type="firstRow">
      <w:rPr>
        <w:rFonts w:ascii="Liberation Sans" w:hAnsi="Liberation Sans"/>
        <w:color w:val="404040"/>
        <w:sz w:val="22"/>
      </w:rPr>
      <w:tblPr/>
      <w:tcPr>
        <w:tcBorders>
          <w:bottom w:val="single" w:sz="12" w:space="0" w:color="4F81BD" w:themeColor="accent1"/>
        </w:tcBorders>
      </w:tcPr>
    </w:tblStylePr>
    <w:tblStylePr w:type="lastRow">
      <w:rPr>
        <w:rFonts w:ascii="Liberation Sans" w:hAnsi="Liberation Sans"/>
        <w:color w:val="404040"/>
        <w:sz w:val="22"/>
      </w:rPr>
      <w:tblPr/>
      <w:tcPr>
        <w:tcBorders>
          <w:top w:val="single" w:sz="12" w:space="0" w:color="4F81BD" w:themeColor="accent1"/>
        </w:tcBorders>
      </w:tcPr>
    </w:tblStylePr>
    <w:tblStylePr w:type="firstCol">
      <w:rPr>
        <w:rFonts w:ascii="Liberation Sans" w:hAnsi="Liberation Sans"/>
        <w:color w:val="404040"/>
        <w:sz w:val="22"/>
      </w:rPr>
    </w:tblStylePr>
    <w:tblStylePr w:type="lastCol">
      <w:rPr>
        <w:rFonts w:ascii="Liberation Sans" w:hAnsi="Liberation Sans"/>
        <w:color w:val="404040"/>
        <w:sz w:val="22"/>
      </w:rPr>
      <w:tblPr/>
      <w:tcPr>
        <w:tcBorders>
          <w:left w:val="single" w:sz="12" w:space="0" w:color="4F81BD" w:themeColor="accent1"/>
        </w:tcBorders>
      </w:tcPr>
    </w:tblStylePr>
    <w:tblStylePr w:type="band1Horz">
      <w:rPr>
        <w:rFonts w:ascii="Liberation Sans" w:hAnsi="Liberation Sans"/>
        <w:color w:val="404040"/>
        <w:sz w:val="22"/>
      </w:rPr>
      <w:tblPr/>
      <w:tcPr>
        <w:tcBorders>
          <w:top w:val="single" w:sz="4" w:space="0" w:color="B7CBE4" w:themeColor="accent1" w:themeTint="67"/>
          <w:left w:val="single" w:sz="4" w:space="0" w:color="B7CBE4" w:themeColor="accent1" w:themeTint="67"/>
          <w:bottom w:val="single" w:sz="4" w:space="0" w:color="B7CBE4" w:themeColor="accent1" w:themeTint="67"/>
          <w:right w:val="single" w:sz="4" w:space="0" w:color="B7CBE4" w:themeColor="accent1" w:themeTint="67"/>
        </w:tcBorders>
      </w:tcPr>
    </w:tblStylePr>
  </w:style>
  <w:style w:type="table" w:customStyle="1" w:styleId="Bordered-Accent2">
    <w:name w:val="Bordered - Accent 2"/>
    <w:uiPriority w:val="99"/>
    <w:tblPr>
      <w:tblStyleRowBandSize w:val="1"/>
      <w:tblStyleColBandSize w:val="1"/>
      <w:tblInd w:w="0" w:type="dxa"/>
      <w:tblBorders>
        <w:top w:val="single" w:sz="4" w:space="0" w:color="E5B7B6" w:themeColor="accent2" w:themeTint="67"/>
        <w:left w:val="single" w:sz="4" w:space="0" w:color="E5B7B6" w:themeColor="accent2" w:themeTint="67"/>
        <w:bottom w:val="single" w:sz="4" w:space="0" w:color="E5B7B6" w:themeColor="accent2" w:themeTint="67"/>
        <w:right w:val="single" w:sz="4" w:space="0" w:color="E5B7B6" w:themeColor="accent2" w:themeTint="67"/>
        <w:insideH w:val="single" w:sz="4" w:space="0" w:color="E5B7B6" w:themeColor="accent2" w:themeTint="67"/>
        <w:insideV w:val="single" w:sz="4" w:space="0" w:color="E5B7B6" w:themeColor="accent2" w:themeTint="67"/>
      </w:tblBorders>
      <w:tblCellMar>
        <w:top w:w="0" w:type="dxa"/>
        <w:left w:w="0" w:type="dxa"/>
        <w:bottom w:w="0" w:type="dxa"/>
        <w:right w:w="0" w:type="dxa"/>
      </w:tblCellMar>
    </w:tblPr>
    <w:tblStylePr w:type="firstRow">
      <w:rPr>
        <w:rFonts w:ascii="Liberation Sans" w:hAnsi="Liberation Sans"/>
        <w:color w:val="404040"/>
        <w:sz w:val="22"/>
      </w:rPr>
      <w:tblPr/>
      <w:tcPr>
        <w:tcBorders>
          <w:bottom w:val="single" w:sz="12" w:space="0" w:color="D99695" w:themeColor="accent2" w:themeTint="97"/>
        </w:tcBorders>
      </w:tcPr>
    </w:tblStylePr>
    <w:tblStylePr w:type="lastRow">
      <w:rPr>
        <w:rFonts w:ascii="Liberation Sans" w:hAnsi="Liberation Sans"/>
        <w:color w:val="404040"/>
        <w:sz w:val="22"/>
      </w:rPr>
      <w:tblPr/>
      <w:tcPr>
        <w:tcBorders>
          <w:top w:val="single" w:sz="12" w:space="0" w:color="D99695" w:themeColor="accent2" w:themeTint="97"/>
        </w:tcBorders>
      </w:tcPr>
    </w:tblStylePr>
    <w:tblStylePr w:type="firstCol">
      <w:rPr>
        <w:rFonts w:ascii="Liberation Sans" w:hAnsi="Liberation Sans"/>
        <w:color w:val="404040"/>
        <w:sz w:val="22"/>
      </w:rPr>
    </w:tblStylePr>
    <w:tblStylePr w:type="lastCol">
      <w:rPr>
        <w:rFonts w:ascii="Liberation Sans" w:hAnsi="Liberation Sans"/>
        <w:color w:val="404040"/>
        <w:sz w:val="22"/>
      </w:rPr>
      <w:tblPr/>
      <w:tcPr>
        <w:tcBorders>
          <w:left w:val="single" w:sz="12" w:space="0" w:color="D99695" w:themeColor="accent2" w:themeTint="97"/>
        </w:tcBorders>
      </w:tcPr>
    </w:tblStylePr>
    <w:tblStylePr w:type="band1Horz">
      <w:rPr>
        <w:rFonts w:ascii="Liberation Sans" w:hAnsi="Liberation Sans"/>
        <w:color w:val="404040"/>
        <w:sz w:val="22"/>
      </w:rPr>
      <w:tblPr/>
      <w:tcPr>
        <w:tcBorders>
          <w:top w:val="single" w:sz="4" w:space="0" w:color="E5B7B6" w:themeColor="accent2" w:themeTint="67"/>
          <w:left w:val="single" w:sz="4" w:space="0" w:color="E5B7B6" w:themeColor="accent2" w:themeTint="67"/>
          <w:bottom w:val="single" w:sz="4" w:space="0" w:color="E5B7B6" w:themeColor="accent2" w:themeTint="67"/>
          <w:right w:val="single" w:sz="4" w:space="0" w:color="E5B7B6" w:themeColor="accent2" w:themeTint="67"/>
        </w:tcBorders>
      </w:tcPr>
    </w:tblStylePr>
  </w:style>
  <w:style w:type="table" w:customStyle="1" w:styleId="Bordered-Accent3">
    <w:name w:val="Bordered - Accent 3"/>
    <w:uiPriority w:val="99"/>
    <w:tblPr>
      <w:tblStyleRowBandSize w:val="1"/>
      <w:tblStyleColBandSize w:val="1"/>
      <w:tblInd w:w="0" w:type="dxa"/>
      <w:tblBorders>
        <w:top w:val="single" w:sz="4" w:space="0" w:color="D6E3BB" w:themeColor="accent3" w:themeTint="67"/>
        <w:left w:val="single" w:sz="4" w:space="0" w:color="D6E3BB" w:themeColor="accent3" w:themeTint="67"/>
        <w:bottom w:val="single" w:sz="4" w:space="0" w:color="D6E3BB" w:themeColor="accent3" w:themeTint="67"/>
        <w:right w:val="single" w:sz="4" w:space="0" w:color="D6E3BB" w:themeColor="accent3" w:themeTint="67"/>
        <w:insideH w:val="single" w:sz="4" w:space="0" w:color="D6E3BB" w:themeColor="accent3" w:themeTint="67"/>
        <w:insideV w:val="single" w:sz="4" w:space="0" w:color="D6E3BB" w:themeColor="accent3" w:themeTint="67"/>
      </w:tblBorders>
      <w:tblCellMar>
        <w:top w:w="0" w:type="dxa"/>
        <w:left w:w="0" w:type="dxa"/>
        <w:bottom w:w="0" w:type="dxa"/>
        <w:right w:w="0" w:type="dxa"/>
      </w:tblCellMar>
    </w:tblPr>
    <w:tblStylePr w:type="firstRow">
      <w:rPr>
        <w:rFonts w:ascii="Liberation Sans" w:hAnsi="Liberation Sans"/>
        <w:color w:val="404040"/>
        <w:sz w:val="22"/>
      </w:rPr>
      <w:tblPr/>
      <w:tcPr>
        <w:tcBorders>
          <w:bottom w:val="single" w:sz="12" w:space="0" w:color="C3D69B" w:themeColor="accent3" w:themeTint="98"/>
        </w:tcBorders>
      </w:tcPr>
    </w:tblStylePr>
    <w:tblStylePr w:type="lastRow">
      <w:rPr>
        <w:rFonts w:ascii="Liberation Sans" w:hAnsi="Liberation Sans"/>
        <w:color w:val="404040"/>
        <w:sz w:val="22"/>
      </w:rPr>
      <w:tblPr/>
      <w:tcPr>
        <w:tcBorders>
          <w:top w:val="single" w:sz="12" w:space="0" w:color="C3D69B" w:themeColor="accent3" w:themeTint="98"/>
        </w:tcBorders>
      </w:tcPr>
    </w:tblStylePr>
    <w:tblStylePr w:type="firstCol">
      <w:rPr>
        <w:rFonts w:ascii="Liberation Sans" w:hAnsi="Liberation Sans"/>
        <w:color w:val="404040"/>
        <w:sz w:val="22"/>
      </w:rPr>
    </w:tblStylePr>
    <w:tblStylePr w:type="lastCol">
      <w:rPr>
        <w:rFonts w:ascii="Liberation Sans" w:hAnsi="Liberation Sans"/>
        <w:color w:val="404040"/>
        <w:sz w:val="22"/>
      </w:rPr>
      <w:tblPr/>
      <w:tcPr>
        <w:tcBorders>
          <w:left w:val="single" w:sz="12" w:space="0" w:color="C3D69B" w:themeColor="accent3" w:themeTint="98"/>
        </w:tcBorders>
      </w:tcPr>
    </w:tblStylePr>
    <w:tblStylePr w:type="band1Horz">
      <w:rPr>
        <w:rFonts w:ascii="Liberation Sans" w:hAnsi="Liberation Sans"/>
        <w:color w:val="404040"/>
        <w:sz w:val="22"/>
      </w:rPr>
      <w:tblPr/>
      <w:tcPr>
        <w:tcBorders>
          <w:top w:val="single" w:sz="4" w:space="0" w:color="D6E3BB" w:themeColor="accent3" w:themeTint="67"/>
          <w:left w:val="single" w:sz="4" w:space="0" w:color="D6E3BB" w:themeColor="accent3" w:themeTint="67"/>
          <w:bottom w:val="single" w:sz="4" w:space="0" w:color="D6E3BB" w:themeColor="accent3" w:themeTint="67"/>
          <w:right w:val="single" w:sz="4" w:space="0" w:color="D6E3BB" w:themeColor="accent3" w:themeTint="67"/>
        </w:tcBorders>
      </w:tcPr>
    </w:tblStylePr>
  </w:style>
  <w:style w:type="table" w:customStyle="1" w:styleId="Bordered-Accent4">
    <w:name w:val="Bordered - Accent 4"/>
    <w:uiPriority w:val="99"/>
    <w:tblPr>
      <w:tblStyleRowBandSize w:val="1"/>
      <w:tblStyleColBandSize w:val="1"/>
      <w:tblInd w:w="0" w:type="dxa"/>
      <w:tblBorders>
        <w:top w:val="single" w:sz="4" w:space="0" w:color="CBC0D9" w:themeColor="accent4" w:themeTint="67"/>
        <w:left w:val="single" w:sz="4" w:space="0" w:color="CBC0D9" w:themeColor="accent4" w:themeTint="67"/>
        <w:bottom w:val="single" w:sz="4" w:space="0" w:color="CBC0D9" w:themeColor="accent4" w:themeTint="67"/>
        <w:right w:val="single" w:sz="4" w:space="0" w:color="CBC0D9" w:themeColor="accent4" w:themeTint="67"/>
        <w:insideH w:val="single" w:sz="4" w:space="0" w:color="CBC0D9" w:themeColor="accent4" w:themeTint="67"/>
        <w:insideV w:val="single" w:sz="4" w:space="0" w:color="CBC0D9" w:themeColor="accent4" w:themeTint="67"/>
      </w:tblBorders>
      <w:tblCellMar>
        <w:top w:w="0" w:type="dxa"/>
        <w:left w:w="0" w:type="dxa"/>
        <w:bottom w:w="0" w:type="dxa"/>
        <w:right w:w="0" w:type="dxa"/>
      </w:tblCellMar>
    </w:tblPr>
    <w:tblStylePr w:type="firstRow">
      <w:rPr>
        <w:rFonts w:ascii="Liberation Sans" w:hAnsi="Liberation Sans"/>
        <w:color w:val="404040"/>
        <w:sz w:val="22"/>
      </w:rPr>
      <w:tblPr/>
      <w:tcPr>
        <w:tcBorders>
          <w:bottom w:val="single" w:sz="12" w:space="0" w:color="B2A1C6" w:themeColor="accent4" w:themeTint="9A"/>
        </w:tcBorders>
      </w:tcPr>
    </w:tblStylePr>
    <w:tblStylePr w:type="lastRow">
      <w:rPr>
        <w:rFonts w:ascii="Liberation Sans" w:hAnsi="Liberation Sans"/>
        <w:color w:val="404040"/>
        <w:sz w:val="22"/>
      </w:rPr>
      <w:tblPr/>
      <w:tcPr>
        <w:tcBorders>
          <w:top w:val="single" w:sz="12" w:space="0" w:color="B2A1C6" w:themeColor="accent4" w:themeTint="9A"/>
        </w:tcBorders>
      </w:tcPr>
    </w:tblStylePr>
    <w:tblStylePr w:type="firstCol">
      <w:rPr>
        <w:rFonts w:ascii="Liberation Sans" w:hAnsi="Liberation Sans"/>
        <w:color w:val="404040"/>
        <w:sz w:val="22"/>
      </w:rPr>
    </w:tblStylePr>
    <w:tblStylePr w:type="lastCol">
      <w:rPr>
        <w:rFonts w:ascii="Liberation Sans" w:hAnsi="Liberation Sans"/>
        <w:color w:val="404040"/>
        <w:sz w:val="22"/>
      </w:rPr>
      <w:tblPr/>
      <w:tcPr>
        <w:tcBorders>
          <w:left w:val="single" w:sz="12" w:space="0" w:color="B2A1C6" w:themeColor="accent4" w:themeTint="9A"/>
        </w:tcBorders>
      </w:tcPr>
    </w:tblStylePr>
    <w:tblStylePr w:type="band1Horz">
      <w:rPr>
        <w:rFonts w:ascii="Liberation Sans" w:hAnsi="Liberation Sans"/>
        <w:color w:val="404040"/>
        <w:sz w:val="22"/>
      </w:rPr>
      <w:tblPr/>
      <w:tcPr>
        <w:tcBorders>
          <w:top w:val="single" w:sz="4" w:space="0" w:color="CBC0D9" w:themeColor="accent4" w:themeTint="67"/>
          <w:left w:val="single" w:sz="4" w:space="0" w:color="CBC0D9" w:themeColor="accent4" w:themeTint="67"/>
          <w:bottom w:val="single" w:sz="4" w:space="0" w:color="CBC0D9" w:themeColor="accent4" w:themeTint="67"/>
          <w:right w:val="single" w:sz="4" w:space="0" w:color="CBC0D9" w:themeColor="accent4" w:themeTint="67"/>
        </w:tcBorders>
      </w:tcPr>
    </w:tblStylePr>
  </w:style>
  <w:style w:type="table" w:customStyle="1" w:styleId="Bordered-Accent5">
    <w:name w:val="Bordered - Accent 5"/>
    <w:uiPriority w:val="99"/>
    <w:tblPr>
      <w:tblStyleRowBandSize w:val="1"/>
      <w:tblStyleColBandSize w:val="1"/>
      <w:tblInd w:w="0" w:type="dxa"/>
      <w:tblBorders>
        <w:top w:val="single" w:sz="4" w:space="0" w:color="B6DDE8" w:themeColor="accent5" w:themeTint="67"/>
        <w:left w:val="single" w:sz="4" w:space="0" w:color="B6DDE8" w:themeColor="accent5" w:themeTint="67"/>
        <w:bottom w:val="single" w:sz="4" w:space="0" w:color="B6DDE8" w:themeColor="accent5" w:themeTint="67"/>
        <w:right w:val="single" w:sz="4" w:space="0" w:color="B6DDE8" w:themeColor="accent5" w:themeTint="67"/>
        <w:insideH w:val="single" w:sz="4" w:space="0" w:color="B6DDE8" w:themeColor="accent5" w:themeTint="67"/>
        <w:insideV w:val="single" w:sz="4" w:space="0" w:color="B6DDE8" w:themeColor="accent5" w:themeTint="67"/>
      </w:tblBorders>
      <w:tblCellMar>
        <w:top w:w="0" w:type="dxa"/>
        <w:left w:w="0" w:type="dxa"/>
        <w:bottom w:w="0" w:type="dxa"/>
        <w:right w:w="0" w:type="dxa"/>
      </w:tblCellMar>
    </w:tblPr>
    <w:tblStylePr w:type="firstRow">
      <w:rPr>
        <w:rFonts w:ascii="Liberation Sans" w:hAnsi="Liberation Sans"/>
        <w:color w:val="404040"/>
        <w:sz w:val="22"/>
      </w:rPr>
      <w:tblPr/>
      <w:tcPr>
        <w:tcBorders>
          <w:bottom w:val="single" w:sz="12" w:space="0" w:color="92CCDC" w:themeColor="accent5" w:themeTint="9A"/>
        </w:tcBorders>
      </w:tcPr>
    </w:tblStylePr>
    <w:tblStylePr w:type="lastRow">
      <w:rPr>
        <w:rFonts w:ascii="Liberation Sans" w:hAnsi="Liberation Sans"/>
        <w:color w:val="404040"/>
        <w:sz w:val="22"/>
      </w:rPr>
      <w:tblPr/>
      <w:tcPr>
        <w:tcBorders>
          <w:top w:val="single" w:sz="12" w:space="0" w:color="92CCDC" w:themeColor="accent5" w:themeTint="9A"/>
        </w:tcBorders>
      </w:tcPr>
    </w:tblStylePr>
    <w:tblStylePr w:type="firstCol">
      <w:rPr>
        <w:rFonts w:ascii="Liberation Sans" w:hAnsi="Liberation Sans"/>
        <w:color w:val="404040"/>
        <w:sz w:val="22"/>
      </w:rPr>
    </w:tblStylePr>
    <w:tblStylePr w:type="lastCol">
      <w:rPr>
        <w:rFonts w:ascii="Liberation Sans" w:hAnsi="Liberation Sans"/>
        <w:color w:val="404040"/>
        <w:sz w:val="22"/>
      </w:rPr>
      <w:tblPr/>
      <w:tcPr>
        <w:tcBorders>
          <w:left w:val="single" w:sz="12" w:space="0" w:color="92CCDC" w:themeColor="accent5" w:themeTint="9A"/>
        </w:tcBorders>
      </w:tcPr>
    </w:tblStylePr>
    <w:tblStylePr w:type="band1Horz">
      <w:rPr>
        <w:rFonts w:ascii="Liberation Sans" w:hAnsi="Liberation Sans"/>
        <w:color w:val="404040"/>
        <w:sz w:val="22"/>
      </w:rPr>
      <w:tblPr/>
      <w:tcPr>
        <w:tcBorders>
          <w:top w:val="single" w:sz="4" w:space="0" w:color="B6DDE8" w:themeColor="accent5" w:themeTint="67"/>
          <w:left w:val="single" w:sz="4" w:space="0" w:color="B6DDE8" w:themeColor="accent5" w:themeTint="67"/>
          <w:bottom w:val="single" w:sz="4" w:space="0" w:color="B6DDE8" w:themeColor="accent5" w:themeTint="67"/>
          <w:right w:val="single" w:sz="4" w:space="0" w:color="B6DDE8" w:themeColor="accent5" w:themeTint="67"/>
        </w:tcBorders>
      </w:tcPr>
    </w:tblStylePr>
  </w:style>
  <w:style w:type="table" w:customStyle="1" w:styleId="Bordered-Accent6">
    <w:name w:val="Bordered - Accent 6"/>
    <w:uiPriority w:val="99"/>
    <w:tblPr>
      <w:tblStyleRowBandSize w:val="1"/>
      <w:tblStyleColBandSize w:val="1"/>
      <w:tblInd w:w="0" w:type="dxa"/>
      <w:tblBorders>
        <w:top w:val="single" w:sz="4" w:space="0" w:color="FBD4B4" w:themeColor="accent6" w:themeTint="67"/>
        <w:left w:val="single" w:sz="4" w:space="0" w:color="FBD4B4" w:themeColor="accent6" w:themeTint="67"/>
        <w:bottom w:val="single" w:sz="4" w:space="0" w:color="FBD4B4" w:themeColor="accent6" w:themeTint="67"/>
        <w:right w:val="single" w:sz="4" w:space="0" w:color="FBD4B4" w:themeColor="accent6" w:themeTint="67"/>
        <w:insideH w:val="single" w:sz="4" w:space="0" w:color="FBD4B4" w:themeColor="accent6" w:themeTint="67"/>
        <w:insideV w:val="single" w:sz="4" w:space="0" w:color="FBD4B4" w:themeColor="accent6" w:themeTint="67"/>
      </w:tblBorders>
      <w:tblCellMar>
        <w:top w:w="0" w:type="dxa"/>
        <w:left w:w="0" w:type="dxa"/>
        <w:bottom w:w="0" w:type="dxa"/>
        <w:right w:w="0" w:type="dxa"/>
      </w:tblCellMar>
    </w:tblPr>
    <w:tblStylePr w:type="firstRow">
      <w:rPr>
        <w:rFonts w:ascii="Liberation Sans" w:hAnsi="Liberation Sans"/>
        <w:color w:val="404040"/>
        <w:sz w:val="22"/>
      </w:rPr>
      <w:tblPr/>
      <w:tcPr>
        <w:tcBorders>
          <w:bottom w:val="single" w:sz="12" w:space="0" w:color="FAC090" w:themeColor="accent6" w:themeTint="98"/>
        </w:tcBorders>
      </w:tcPr>
    </w:tblStylePr>
    <w:tblStylePr w:type="lastRow">
      <w:rPr>
        <w:rFonts w:ascii="Liberation Sans" w:hAnsi="Liberation Sans"/>
        <w:color w:val="404040"/>
        <w:sz w:val="22"/>
      </w:rPr>
      <w:tblPr/>
      <w:tcPr>
        <w:tcBorders>
          <w:top w:val="single" w:sz="12" w:space="0" w:color="FAC090" w:themeColor="accent6" w:themeTint="98"/>
        </w:tcBorders>
      </w:tcPr>
    </w:tblStylePr>
    <w:tblStylePr w:type="firstCol">
      <w:rPr>
        <w:rFonts w:ascii="Liberation Sans" w:hAnsi="Liberation Sans"/>
        <w:color w:val="404040"/>
        <w:sz w:val="22"/>
      </w:rPr>
    </w:tblStylePr>
    <w:tblStylePr w:type="lastCol">
      <w:rPr>
        <w:rFonts w:ascii="Liberation Sans" w:hAnsi="Liberation Sans"/>
        <w:color w:val="404040"/>
        <w:sz w:val="22"/>
      </w:rPr>
      <w:tblPr/>
      <w:tcPr>
        <w:tcBorders>
          <w:left w:val="single" w:sz="12" w:space="0" w:color="FAC090" w:themeColor="accent6" w:themeTint="98"/>
        </w:tcBorders>
      </w:tcPr>
    </w:tblStylePr>
    <w:tblStylePr w:type="band1Horz">
      <w:rPr>
        <w:rFonts w:ascii="Liberation Sans" w:hAnsi="Liberation Sans"/>
        <w:color w:val="404040"/>
        <w:sz w:val="22"/>
      </w:rPr>
      <w:tblPr/>
      <w:tcPr>
        <w:tcBorders>
          <w:top w:val="single" w:sz="4" w:space="0" w:color="FBD4B4" w:themeColor="accent6" w:themeTint="67"/>
          <w:left w:val="single" w:sz="4" w:space="0" w:color="FBD4B4" w:themeColor="accent6" w:themeTint="67"/>
          <w:bottom w:val="single" w:sz="4" w:space="0" w:color="FBD4B4" w:themeColor="accent6" w:themeTint="67"/>
          <w:right w:val="single" w:sz="4" w:space="0" w:color="FBD4B4" w:themeColor="accent6" w:themeTint="67"/>
        </w:tcBorders>
      </w:tcPr>
    </w:tblStylePr>
  </w:style>
  <w:style w:type="character" w:styleId="af1">
    <w:name w:val="Hyperlink"/>
    <w:uiPriority w:val="99"/>
    <w:unhideWhenUsed/>
    <w:rPr>
      <w:color w:val="0000FF"/>
      <w:u w:val="single"/>
    </w:rPr>
  </w:style>
  <w:style w:type="paragraph" w:styleId="af2">
    <w:name w:val="footnote text"/>
    <w:basedOn w:val="a"/>
    <w:link w:val="af3"/>
    <w:uiPriority w:val="99"/>
    <w:semiHidden/>
    <w:unhideWhenUsed/>
    <w:pPr>
      <w:spacing w:after="40" w:line="240" w:lineRule="auto"/>
    </w:pPr>
    <w:rPr>
      <w:sz w:val="18"/>
    </w:rPr>
  </w:style>
  <w:style w:type="character" w:customStyle="1" w:styleId="af3">
    <w:name w:val="Текст сноски Знак"/>
    <w:link w:val="af2"/>
    <w:uiPriority w:val="99"/>
    <w:rPr>
      <w:sz w:val="18"/>
    </w:rPr>
  </w:style>
  <w:style w:type="character" w:styleId="af4">
    <w:name w:val="footnote reference"/>
    <w:uiPriority w:val="99"/>
    <w:unhideWhenUsed/>
    <w:rPr>
      <w:vertAlign w:val="superscript"/>
    </w:rPr>
  </w:style>
  <w:style w:type="paragraph" w:styleId="af5">
    <w:name w:val="endnote text"/>
    <w:basedOn w:val="a"/>
    <w:link w:val="af6"/>
    <w:uiPriority w:val="99"/>
    <w:semiHidden/>
    <w:unhideWhenUsed/>
    <w:pPr>
      <w:spacing w:after="0" w:line="240" w:lineRule="auto"/>
    </w:pPr>
    <w:rPr>
      <w:sz w:val="20"/>
    </w:rPr>
  </w:style>
  <w:style w:type="character" w:customStyle="1" w:styleId="af6">
    <w:name w:val="Текст концевой сноски Знак"/>
    <w:link w:val="af5"/>
    <w:uiPriority w:val="99"/>
    <w:rPr>
      <w:sz w:val="20"/>
    </w:rPr>
  </w:style>
  <w:style w:type="character" w:styleId="af7">
    <w:name w:val="endnote reference"/>
    <w:uiPriority w:val="99"/>
    <w:semiHidden/>
    <w:unhideWhenUsed/>
    <w:rPr>
      <w:vertAlign w:val="superscript"/>
    </w:rPr>
  </w:style>
  <w:style w:type="paragraph" w:styleId="15">
    <w:name w:val="toc 1"/>
    <w:basedOn w:val="a"/>
    <w:next w:val="a"/>
    <w:uiPriority w:val="39"/>
    <w:unhideWhenUsed/>
    <w:pPr>
      <w:spacing w:after="57"/>
    </w:pPr>
  </w:style>
  <w:style w:type="paragraph" w:styleId="24">
    <w:name w:val="toc 2"/>
    <w:basedOn w:val="a"/>
    <w:next w:val="a"/>
    <w:uiPriority w:val="39"/>
    <w:unhideWhenUsed/>
    <w:pPr>
      <w:spacing w:after="57"/>
      <w:ind w:left="283"/>
    </w:pPr>
  </w:style>
  <w:style w:type="paragraph" w:styleId="32">
    <w:name w:val="toc 3"/>
    <w:basedOn w:val="a"/>
    <w:next w:val="a"/>
    <w:uiPriority w:val="39"/>
    <w:unhideWhenUsed/>
    <w:pPr>
      <w:spacing w:after="57"/>
      <w:ind w:left="567"/>
    </w:pPr>
  </w:style>
  <w:style w:type="paragraph" w:styleId="42">
    <w:name w:val="toc 4"/>
    <w:basedOn w:val="a"/>
    <w:next w:val="a"/>
    <w:uiPriority w:val="39"/>
    <w:unhideWhenUsed/>
    <w:pPr>
      <w:spacing w:after="57"/>
      <w:ind w:left="850"/>
    </w:pPr>
  </w:style>
  <w:style w:type="paragraph" w:styleId="52">
    <w:name w:val="toc 5"/>
    <w:basedOn w:val="a"/>
    <w:next w:val="a"/>
    <w:uiPriority w:val="39"/>
    <w:unhideWhenUsed/>
    <w:pPr>
      <w:spacing w:after="57"/>
      <w:ind w:left="1134"/>
    </w:pPr>
  </w:style>
  <w:style w:type="paragraph" w:styleId="61">
    <w:name w:val="toc 6"/>
    <w:basedOn w:val="a"/>
    <w:next w:val="a"/>
    <w:uiPriority w:val="39"/>
    <w:unhideWhenUsed/>
    <w:pPr>
      <w:spacing w:after="57"/>
      <w:ind w:left="1417"/>
    </w:pPr>
  </w:style>
  <w:style w:type="paragraph" w:styleId="71">
    <w:name w:val="toc 7"/>
    <w:basedOn w:val="a"/>
    <w:next w:val="a"/>
    <w:uiPriority w:val="39"/>
    <w:unhideWhenUsed/>
    <w:pPr>
      <w:spacing w:after="57"/>
      <w:ind w:left="1701"/>
    </w:pPr>
  </w:style>
  <w:style w:type="paragraph" w:styleId="81">
    <w:name w:val="toc 8"/>
    <w:basedOn w:val="a"/>
    <w:next w:val="a"/>
    <w:uiPriority w:val="39"/>
    <w:unhideWhenUsed/>
    <w:pPr>
      <w:spacing w:after="57"/>
      <w:ind w:left="1984"/>
    </w:pPr>
  </w:style>
  <w:style w:type="paragraph" w:styleId="91">
    <w:name w:val="toc 9"/>
    <w:basedOn w:val="a"/>
    <w:next w:val="a"/>
    <w:uiPriority w:val="39"/>
    <w:unhideWhenUsed/>
    <w:pPr>
      <w:spacing w:after="57"/>
      <w:ind w:left="2268"/>
    </w:pPr>
  </w:style>
  <w:style w:type="paragraph" w:styleId="af8">
    <w:name w:val="TOC Heading"/>
    <w:uiPriority w:val="39"/>
    <w:unhideWhenUsed/>
  </w:style>
  <w:style w:type="paragraph" w:styleId="af9">
    <w:name w:val="table of figures"/>
    <w:basedOn w:val="a"/>
    <w:next w:val="a"/>
    <w:uiPriority w:val="99"/>
    <w:unhideWhenUsed/>
    <w:pPr>
      <w:spacing w:after="0"/>
    </w:pPr>
  </w:style>
  <w:style w:type="paragraph" w:styleId="afa">
    <w:name w:val="Balloon Text"/>
    <w:basedOn w:val="a"/>
    <w:link w:val="afb"/>
    <w:uiPriority w:val="99"/>
    <w:semiHidden/>
    <w:unhideWhenUsed/>
    <w:pPr>
      <w:spacing w:after="0" w:line="240" w:lineRule="auto"/>
    </w:pPr>
    <w:rPr>
      <w:rFonts w:ascii="Tahoma" w:hAnsi="Tahoma"/>
      <w:sz w:val="16"/>
      <w:szCs w:val="16"/>
      <w:lang w:val="en-US"/>
    </w:rPr>
  </w:style>
  <w:style w:type="character" w:customStyle="1" w:styleId="afb">
    <w:name w:val="Текст выноски Знак"/>
    <w:link w:val="afa"/>
    <w:uiPriority w:val="99"/>
    <w:semiHidden/>
    <w:rPr>
      <w:rFonts w:ascii="Tahoma" w:hAnsi="Tahoma" w:cs="Tahoma"/>
      <w:sz w:val="16"/>
      <w:szCs w:val="16"/>
    </w:rPr>
  </w:style>
  <w:style w:type="character" w:customStyle="1" w:styleId="a5">
    <w:name w:val="Без интервала Знак"/>
    <w:link w:val="a4"/>
    <w:uiPriority w:val="1"/>
    <w:rPr>
      <w:rFonts w:ascii="Times New Roman" w:eastAsia="Times New Roman" w:hAnsi="Times New Roman"/>
      <w:sz w:val="24"/>
      <w:szCs w:val="24"/>
      <w:lang w:val="ru-RU" w:eastAsia="ru-RU" w:bidi="ar-SA"/>
    </w:rPr>
  </w:style>
  <w:style w:type="character" w:customStyle="1" w:styleId="apple-converted-space">
    <w:name w:val="apple-converted-space"/>
    <w:basedOn w:val="a0"/>
  </w:style>
  <w:style w:type="character" w:styleId="afc">
    <w:name w:val="Emphasis"/>
    <w:uiPriority w:val="20"/>
    <w:qFormat/>
    <w:rPr>
      <w:i/>
      <w:iCs/>
    </w:rPr>
  </w:style>
  <w:style w:type="paragraph" w:customStyle="1" w:styleId="afd">
    <w:name w:val="Обычный (веб)"/>
    <w:basedOn w:val="a"/>
    <w:uiPriority w:val="99"/>
    <w:unhideWhenUsed/>
    <w:pPr>
      <w:spacing w:before="100" w:beforeAutospacing="1" w:after="100" w:afterAutospacing="1" w:line="240" w:lineRule="auto"/>
    </w:pPr>
    <w:rPr>
      <w:rFonts w:ascii="Times New Roman" w:eastAsia="Times New Roman" w:hAnsi="Times New Roman"/>
      <w:sz w:val="24"/>
      <w:szCs w:val="24"/>
      <w:lang w:eastAsia="ru-RU"/>
    </w:rPr>
  </w:style>
  <w:style w:type="paragraph" w:customStyle="1" w:styleId="16">
    <w:name w:val="Абзац списка1;Абзац списка нумерованный"/>
    <w:basedOn w:val="a"/>
    <w:link w:val="afe"/>
    <w:uiPriority w:val="34"/>
    <w:qFormat/>
    <w:pPr>
      <w:ind w:left="720"/>
      <w:contextualSpacing/>
    </w:pPr>
    <w:rPr>
      <w:lang w:val="en-US"/>
    </w:rPr>
  </w:style>
  <w:style w:type="character" w:customStyle="1" w:styleId="20">
    <w:name w:val="Заголовок 2 Знак"/>
    <w:link w:val="2"/>
    <w:uiPriority w:val="9"/>
    <w:rPr>
      <w:rFonts w:ascii="Cambria" w:eastAsia="Times New Roman" w:hAnsi="Cambria" w:cs="Times New Roman"/>
      <w:b/>
      <w:bCs/>
      <w:color w:val="4F81BD"/>
      <w:sz w:val="26"/>
      <w:szCs w:val="26"/>
    </w:rPr>
  </w:style>
  <w:style w:type="paragraph" w:customStyle="1" w:styleId="ConsPlusNormal">
    <w:name w:val="ConsPlusNormal"/>
    <w:link w:val="ConsPlusNormal0"/>
    <w:qFormat/>
    <w:rPr>
      <w:rFonts w:ascii="Times New Roman" w:hAnsi="Times New Roman"/>
      <w:sz w:val="28"/>
      <w:szCs w:val="28"/>
      <w:lang w:eastAsia="ru-RU"/>
    </w:rPr>
  </w:style>
  <w:style w:type="character" w:customStyle="1" w:styleId="10">
    <w:name w:val="Заголовок 1 Знак"/>
    <w:link w:val="1"/>
    <w:uiPriority w:val="9"/>
    <w:rPr>
      <w:rFonts w:ascii="Times New Roman" w:eastAsia="Times New Roman" w:hAnsi="Times New Roman" w:cs="Times New Roman"/>
      <w:b/>
      <w:bCs/>
      <w:sz w:val="48"/>
      <w:szCs w:val="48"/>
      <w:lang w:eastAsia="ru-RU"/>
    </w:rPr>
  </w:style>
  <w:style w:type="paragraph" w:customStyle="1" w:styleId="310">
    <w:name w:val="Заголовок 31"/>
    <w:basedOn w:val="a"/>
    <w:next w:val="a"/>
    <w:uiPriority w:val="9"/>
    <w:semiHidden/>
    <w:unhideWhenUsed/>
    <w:qFormat/>
    <w:pPr>
      <w:keepNext/>
      <w:keepLines/>
      <w:spacing w:before="40" w:after="0"/>
      <w:outlineLvl w:val="2"/>
    </w:pPr>
    <w:rPr>
      <w:rFonts w:ascii="Cambria" w:eastAsia="Times New Roman" w:hAnsi="Cambria"/>
      <w:color w:val="243F60"/>
      <w:sz w:val="24"/>
      <w:szCs w:val="24"/>
    </w:rPr>
  </w:style>
  <w:style w:type="paragraph" w:customStyle="1" w:styleId="510">
    <w:name w:val="Заголовок 51"/>
    <w:basedOn w:val="a"/>
    <w:next w:val="a"/>
    <w:uiPriority w:val="9"/>
    <w:semiHidden/>
    <w:unhideWhenUsed/>
    <w:qFormat/>
    <w:pPr>
      <w:keepNext/>
      <w:keepLines/>
      <w:spacing w:before="40" w:after="0"/>
      <w:outlineLvl w:val="4"/>
    </w:pPr>
    <w:rPr>
      <w:rFonts w:ascii="Cambria" w:eastAsia="Times New Roman" w:hAnsi="Cambria"/>
      <w:color w:val="365F91"/>
    </w:rPr>
  </w:style>
  <w:style w:type="character" w:customStyle="1" w:styleId="30">
    <w:name w:val="Заголовок 3 Знак"/>
    <w:link w:val="3"/>
    <w:uiPriority w:val="9"/>
    <w:semiHidden/>
    <w:rPr>
      <w:rFonts w:ascii="Cambria" w:eastAsia="Times New Roman" w:hAnsi="Cambria" w:cs="Times New Roman"/>
      <w:color w:val="243F60"/>
      <w:sz w:val="24"/>
      <w:szCs w:val="24"/>
    </w:rPr>
  </w:style>
  <w:style w:type="character" w:customStyle="1" w:styleId="50">
    <w:name w:val="Заголовок 5 Знак"/>
    <w:link w:val="5"/>
    <w:uiPriority w:val="9"/>
    <w:semiHidden/>
    <w:rPr>
      <w:rFonts w:ascii="Cambria" w:eastAsia="Times New Roman" w:hAnsi="Cambria" w:cs="Times New Roman"/>
      <w:color w:val="365F91"/>
    </w:rPr>
  </w:style>
  <w:style w:type="character" w:styleId="aff">
    <w:name w:val="Strong"/>
    <w:uiPriority w:val="22"/>
    <w:qFormat/>
    <w:rPr>
      <w:b/>
      <w:bCs/>
    </w:rPr>
  </w:style>
  <w:style w:type="paragraph" w:customStyle="1" w:styleId="font8">
    <w:name w:val="font_8"/>
    <w:basedOn w:val="a"/>
    <w:pPr>
      <w:spacing w:before="100" w:beforeAutospacing="1" w:after="100" w:afterAutospacing="1" w:line="240" w:lineRule="auto"/>
    </w:pPr>
    <w:rPr>
      <w:rFonts w:ascii="Times New Roman" w:eastAsia="Times New Roman" w:hAnsi="Times New Roman"/>
      <w:sz w:val="24"/>
      <w:szCs w:val="24"/>
      <w:lang w:eastAsia="ru-RU"/>
    </w:rPr>
  </w:style>
  <w:style w:type="paragraph" w:customStyle="1" w:styleId="font6">
    <w:name w:val="font_6"/>
    <w:basedOn w:val="a"/>
    <w:pPr>
      <w:spacing w:before="100" w:beforeAutospacing="1" w:after="100" w:afterAutospacing="1" w:line="240" w:lineRule="auto"/>
    </w:pPr>
    <w:rPr>
      <w:rFonts w:ascii="Times New Roman" w:eastAsia="Times New Roman" w:hAnsi="Times New Roman"/>
      <w:sz w:val="24"/>
      <w:szCs w:val="24"/>
      <w:lang w:eastAsia="ru-RU"/>
    </w:rPr>
  </w:style>
  <w:style w:type="paragraph" w:customStyle="1" w:styleId="font7">
    <w:name w:val="font_7"/>
    <w:basedOn w:val="a"/>
    <w:pPr>
      <w:spacing w:before="100" w:beforeAutospacing="1" w:after="100" w:afterAutospacing="1" w:line="240" w:lineRule="auto"/>
    </w:pPr>
    <w:rPr>
      <w:rFonts w:ascii="Times New Roman" w:eastAsia="Times New Roman" w:hAnsi="Times New Roman"/>
      <w:sz w:val="24"/>
      <w:szCs w:val="24"/>
      <w:lang w:eastAsia="ru-RU"/>
    </w:rPr>
  </w:style>
  <w:style w:type="paragraph" w:customStyle="1" w:styleId="descr">
    <w:name w:val="descr"/>
    <w:basedOn w:val="a"/>
    <w:pPr>
      <w:spacing w:before="100" w:beforeAutospacing="1" w:after="100" w:afterAutospacing="1" w:line="240" w:lineRule="auto"/>
    </w:pPr>
    <w:rPr>
      <w:rFonts w:ascii="Times New Roman" w:eastAsia="Times New Roman" w:hAnsi="Times New Roman"/>
      <w:sz w:val="24"/>
      <w:szCs w:val="24"/>
      <w:lang w:eastAsia="ru-RU"/>
    </w:rPr>
  </w:style>
  <w:style w:type="paragraph" w:customStyle="1" w:styleId="marginbottom">
    <w:name w:val="margin_bottom"/>
    <w:basedOn w:val="a"/>
    <w:pPr>
      <w:spacing w:before="100" w:beforeAutospacing="1" w:after="100" w:afterAutospacing="1" w:line="240" w:lineRule="auto"/>
    </w:pPr>
    <w:rPr>
      <w:rFonts w:ascii="Times New Roman" w:eastAsia="Times New Roman" w:hAnsi="Times New Roman"/>
      <w:sz w:val="24"/>
      <w:szCs w:val="24"/>
      <w:lang w:eastAsia="ru-RU"/>
    </w:rPr>
  </w:style>
  <w:style w:type="paragraph" w:customStyle="1" w:styleId="c5">
    <w:name w:val="c5"/>
    <w:basedOn w:val="a"/>
    <w:pPr>
      <w:spacing w:before="100" w:beforeAutospacing="1" w:after="100" w:afterAutospacing="1" w:line="240" w:lineRule="auto"/>
    </w:pPr>
    <w:rPr>
      <w:rFonts w:ascii="Times New Roman" w:eastAsia="Times New Roman" w:hAnsi="Times New Roman"/>
      <w:sz w:val="24"/>
      <w:szCs w:val="24"/>
      <w:lang w:eastAsia="ru-RU"/>
    </w:rPr>
  </w:style>
  <w:style w:type="character" w:customStyle="1" w:styleId="c2">
    <w:name w:val="c2"/>
    <w:basedOn w:val="a0"/>
  </w:style>
  <w:style w:type="character" w:customStyle="1" w:styleId="w">
    <w:name w:val="w"/>
    <w:basedOn w:val="a0"/>
  </w:style>
  <w:style w:type="paragraph" w:customStyle="1" w:styleId="17">
    <w:name w:val="Верхний колонтитул1"/>
    <w:basedOn w:val="a"/>
    <w:next w:val="ac"/>
    <w:link w:val="aff0"/>
    <w:uiPriority w:val="99"/>
    <w:unhideWhenUsed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ff0">
    <w:name w:val="Верхний колонтитул Знак"/>
    <w:basedOn w:val="a0"/>
    <w:link w:val="17"/>
    <w:uiPriority w:val="99"/>
  </w:style>
  <w:style w:type="paragraph" w:customStyle="1" w:styleId="18">
    <w:name w:val="Нижний колонтитул1"/>
    <w:basedOn w:val="a"/>
    <w:next w:val="ad"/>
    <w:link w:val="aff1"/>
    <w:uiPriority w:val="99"/>
    <w:unhideWhenUsed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ff1">
    <w:name w:val="Нижний колонтитул Знак"/>
    <w:basedOn w:val="a0"/>
    <w:link w:val="18"/>
    <w:uiPriority w:val="99"/>
  </w:style>
  <w:style w:type="paragraph" w:customStyle="1" w:styleId="ConsPlusNonformat">
    <w:name w:val="ConsPlusNonformat"/>
    <w:uiPriority w:val="99"/>
    <w:pPr>
      <w:widowControl w:val="0"/>
    </w:pPr>
    <w:rPr>
      <w:rFonts w:ascii="Courier New" w:eastAsia="Times New Roman" w:hAnsi="Courier New" w:cs="Courier New"/>
      <w:lang w:eastAsia="ru-RU"/>
    </w:rPr>
  </w:style>
  <w:style w:type="paragraph" w:customStyle="1" w:styleId="ConsPlusTitle">
    <w:name w:val="ConsPlusTitle"/>
    <w:pPr>
      <w:widowControl w:val="0"/>
    </w:pPr>
    <w:rPr>
      <w:rFonts w:ascii="Times New Roman" w:eastAsia="Times New Roman" w:hAnsi="Times New Roman"/>
      <w:b/>
      <w:sz w:val="28"/>
      <w:lang w:eastAsia="ru-RU"/>
    </w:rPr>
  </w:style>
  <w:style w:type="paragraph" w:customStyle="1" w:styleId="ConsPlusCell">
    <w:name w:val="ConsPlusCell"/>
    <w:pPr>
      <w:widowControl w:val="0"/>
    </w:pPr>
    <w:rPr>
      <w:rFonts w:ascii="Courier New" w:eastAsia="Times New Roman" w:hAnsi="Courier New" w:cs="Courier New"/>
      <w:lang w:eastAsia="ru-RU"/>
    </w:rPr>
  </w:style>
  <w:style w:type="paragraph" w:customStyle="1" w:styleId="ConsPlusDocList">
    <w:name w:val="ConsPlusDocList"/>
    <w:pPr>
      <w:widowControl w:val="0"/>
    </w:pPr>
    <w:rPr>
      <w:rFonts w:ascii="Courier New" w:eastAsia="Times New Roman" w:hAnsi="Courier New" w:cs="Courier New"/>
      <w:lang w:eastAsia="ru-RU"/>
    </w:rPr>
  </w:style>
  <w:style w:type="paragraph" w:customStyle="1" w:styleId="ConsPlusTitlePage">
    <w:name w:val="ConsPlusTitlePage"/>
    <w:pPr>
      <w:widowControl w:val="0"/>
    </w:pPr>
    <w:rPr>
      <w:rFonts w:ascii="Tahoma" w:eastAsia="Times New Roman" w:hAnsi="Tahoma" w:cs="Tahoma"/>
      <w:lang w:eastAsia="ru-RU"/>
    </w:rPr>
  </w:style>
  <w:style w:type="paragraph" w:customStyle="1" w:styleId="ConsPlusJurTerm">
    <w:name w:val="ConsPlusJurTerm"/>
    <w:pPr>
      <w:widowControl w:val="0"/>
    </w:pPr>
    <w:rPr>
      <w:rFonts w:ascii="Tahoma" w:eastAsia="Times New Roman" w:hAnsi="Tahoma" w:cs="Tahoma"/>
      <w:sz w:val="26"/>
      <w:lang w:eastAsia="ru-RU"/>
    </w:rPr>
  </w:style>
  <w:style w:type="character" w:customStyle="1" w:styleId="311">
    <w:name w:val="Заголовок 3 Знак1"/>
    <w:uiPriority w:val="9"/>
    <w:semiHidden/>
    <w:rPr>
      <w:rFonts w:ascii="Cambria" w:eastAsia="Times New Roman" w:hAnsi="Cambria" w:cs="Times New Roman"/>
      <w:color w:val="243F60"/>
      <w:sz w:val="24"/>
      <w:szCs w:val="24"/>
    </w:rPr>
  </w:style>
  <w:style w:type="character" w:customStyle="1" w:styleId="511">
    <w:name w:val="Заголовок 5 Знак1"/>
    <w:uiPriority w:val="9"/>
    <w:semiHidden/>
    <w:rPr>
      <w:rFonts w:ascii="Cambria" w:eastAsia="Times New Roman" w:hAnsi="Cambria" w:cs="Times New Roman"/>
      <w:color w:val="365F91"/>
    </w:rPr>
  </w:style>
  <w:style w:type="character" w:customStyle="1" w:styleId="12">
    <w:name w:val="Верхний колонтитул Знак1"/>
    <w:basedOn w:val="a0"/>
    <w:link w:val="ac"/>
    <w:uiPriority w:val="99"/>
  </w:style>
  <w:style w:type="character" w:customStyle="1" w:styleId="13">
    <w:name w:val="Нижний колонтитул Знак1"/>
    <w:basedOn w:val="a0"/>
    <w:link w:val="ad"/>
    <w:uiPriority w:val="99"/>
  </w:style>
  <w:style w:type="character" w:customStyle="1" w:styleId="afe">
    <w:name w:val="Абзац списка Знак;Абзац списка нумерованный Знак"/>
    <w:link w:val="16"/>
    <w:uiPriority w:val="34"/>
    <w:rPr>
      <w:sz w:val="22"/>
      <w:szCs w:val="22"/>
      <w:lang w:eastAsia="en-US"/>
    </w:rPr>
  </w:style>
  <w:style w:type="character" w:customStyle="1" w:styleId="ConsPlusNormal0">
    <w:name w:val="ConsPlusNormal Знак"/>
    <w:link w:val="ConsPlusNormal"/>
    <w:rPr>
      <w:rFonts w:ascii="Times New Roman" w:hAnsi="Times New Roman"/>
      <w:sz w:val="28"/>
      <w:szCs w:val="28"/>
      <w:lang w:bidi="ar-SA"/>
    </w:rPr>
  </w:style>
  <w:style w:type="paragraph" w:customStyle="1" w:styleId="2-">
    <w:name w:val="Рег. Заголовок 2-го уровня регламента"/>
    <w:basedOn w:val="ConsPlusNormal"/>
    <w:qFormat/>
    <w:pPr>
      <w:numPr>
        <w:numId w:val="1"/>
      </w:numPr>
      <w:spacing w:before="360" w:after="240"/>
      <w:jc w:val="center"/>
      <w:outlineLvl w:val="1"/>
    </w:pPr>
    <w:rPr>
      <w:b/>
      <w:i/>
      <w:lang w:eastAsia="en-US"/>
    </w:rPr>
  </w:style>
  <w:style w:type="paragraph" w:customStyle="1" w:styleId="111">
    <w:name w:val="Рег. 1.1.1"/>
    <w:basedOn w:val="a"/>
    <w:qFormat/>
    <w:pPr>
      <w:numPr>
        <w:ilvl w:val="2"/>
        <w:numId w:val="1"/>
      </w:numPr>
      <w:spacing w:after="0"/>
      <w:jc w:val="both"/>
    </w:pPr>
    <w:rPr>
      <w:rFonts w:ascii="Times New Roman" w:hAnsi="Times New Roman"/>
      <w:sz w:val="28"/>
      <w:szCs w:val="28"/>
    </w:rPr>
  </w:style>
  <w:style w:type="paragraph" w:customStyle="1" w:styleId="11">
    <w:name w:val="Рег. Основной текст уровнеь 1.1 (базовый)"/>
    <w:basedOn w:val="ConsPlusNormal"/>
    <w:qFormat/>
    <w:pPr>
      <w:numPr>
        <w:ilvl w:val="1"/>
        <w:numId w:val="1"/>
      </w:numPr>
      <w:spacing w:line="276" w:lineRule="auto"/>
      <w:ind w:left="1004"/>
      <w:jc w:val="both"/>
    </w:pPr>
    <w:rPr>
      <w:lang w:eastAsia="en-US"/>
    </w:rPr>
  </w:style>
  <w:style w:type="paragraph" w:customStyle="1" w:styleId="aff2">
    <w:name w:val="Готовый"/>
    <w:basedOn w:val="a"/>
    <w:pPr>
      <w:widowControl w:val="0"/>
      <w:tabs>
        <w:tab w:val="left" w:pos="0"/>
        <w:tab w:val="left" w:pos="959"/>
        <w:tab w:val="left" w:pos="1918"/>
        <w:tab w:val="left" w:pos="2877"/>
        <w:tab w:val="left" w:pos="3836"/>
        <w:tab w:val="left" w:pos="4795"/>
        <w:tab w:val="left" w:pos="5754"/>
        <w:tab w:val="left" w:pos="6713"/>
        <w:tab w:val="left" w:pos="7672"/>
        <w:tab w:val="left" w:pos="8631"/>
        <w:tab w:val="left" w:pos="9590"/>
      </w:tabs>
      <w:spacing w:after="0" w:line="240" w:lineRule="auto"/>
    </w:pPr>
    <w:rPr>
      <w:rFonts w:ascii="Courier New" w:hAnsi="Courier New"/>
      <w:sz w:val="20"/>
      <w:szCs w:val="20"/>
      <w:lang w:eastAsia="ru-RU"/>
    </w:rPr>
  </w:style>
  <w:style w:type="paragraph" w:customStyle="1" w:styleId="19">
    <w:name w:val="Без интервала1"/>
    <w:rPr>
      <w:rFonts w:ascii="Times New Roman" w:hAnsi="Times New Roman"/>
      <w:sz w:val="24"/>
      <w:szCs w:val="24"/>
      <w:lang w:eastAsia="ru-RU"/>
    </w:rPr>
  </w:style>
  <w:style w:type="character" w:customStyle="1" w:styleId="ft12">
    <w:name w:val="ft12"/>
  </w:style>
  <w:style w:type="paragraph" w:customStyle="1" w:styleId="NoSpacing1">
    <w:name w:val="No Spacing1"/>
    <w:rPr>
      <w:rFonts w:ascii="Times New Roman" w:eastAsia="Times New Roman" w:hAnsi="Times New Roman"/>
      <w:sz w:val="24"/>
      <w:szCs w:val="24"/>
      <w:lang w:eastAsia="ru-RU"/>
    </w:rPr>
  </w:style>
  <w:style w:type="paragraph" w:customStyle="1" w:styleId="1a">
    <w:name w:val="Стиль1"/>
    <w:basedOn w:val="a"/>
    <w:pPr>
      <w:keepNext/>
      <w:keepLines/>
      <w:widowControl w:val="0"/>
      <w:suppressLineNumbers/>
      <w:tabs>
        <w:tab w:val="num" w:pos="432"/>
      </w:tabs>
      <w:spacing w:after="60" w:line="240" w:lineRule="auto"/>
      <w:ind w:left="432" w:hanging="432"/>
    </w:pPr>
    <w:rPr>
      <w:rFonts w:ascii="Times New Roman" w:eastAsia="Times New Roman" w:hAnsi="Times New Roman"/>
      <w:b/>
      <w:sz w:val="28"/>
      <w:szCs w:val="24"/>
      <w:lang w:eastAsia="ru-RU"/>
    </w:rPr>
  </w:style>
  <w:style w:type="paragraph" w:styleId="aff3">
    <w:name w:val="Block Text"/>
    <w:basedOn w:val="a"/>
    <w:pPr>
      <w:spacing w:after="0" w:line="240" w:lineRule="auto"/>
      <w:ind w:left="284" w:right="419" w:firstLine="283"/>
      <w:jc w:val="both"/>
    </w:pPr>
    <w:rPr>
      <w:rFonts w:ascii="Times New Roman" w:eastAsia="Times New Roman" w:hAnsi="Times New Roman"/>
      <w:sz w:val="24"/>
      <w:szCs w:val="20"/>
      <w:lang w:eastAsia="ru-RU"/>
    </w:rPr>
  </w:style>
  <w:style w:type="paragraph" w:styleId="aff4">
    <w:name w:val="Body Text"/>
    <w:basedOn w:val="a"/>
    <w:link w:val="aff5"/>
    <w:pPr>
      <w:spacing w:after="0" w:line="240" w:lineRule="auto"/>
      <w:jc w:val="both"/>
    </w:pPr>
    <w:rPr>
      <w:rFonts w:ascii="Times New Roman" w:eastAsia="Times New Roman" w:hAnsi="Times New Roman"/>
      <w:sz w:val="20"/>
      <w:szCs w:val="20"/>
      <w:lang w:eastAsia="ru-RU"/>
    </w:rPr>
  </w:style>
  <w:style w:type="character" w:customStyle="1" w:styleId="aff5">
    <w:name w:val="Основной текст Знак"/>
    <w:link w:val="aff4"/>
    <w:rPr>
      <w:rFonts w:ascii="Times New Roman" w:eastAsia="Times New Roman" w:hAnsi="Times New Roman"/>
    </w:rPr>
  </w:style>
  <w:style w:type="paragraph" w:styleId="25">
    <w:name w:val="Body Text Indent 2"/>
    <w:basedOn w:val="a"/>
    <w:link w:val="26"/>
    <w:uiPriority w:val="99"/>
    <w:semiHidden/>
    <w:unhideWhenUsed/>
    <w:pPr>
      <w:spacing w:after="120" w:line="480" w:lineRule="auto"/>
      <w:ind w:left="283"/>
    </w:pPr>
  </w:style>
  <w:style w:type="character" w:customStyle="1" w:styleId="26">
    <w:name w:val="Основной текст с отступом 2 Знак"/>
    <w:link w:val="25"/>
    <w:uiPriority w:val="99"/>
    <w:semiHidden/>
    <w:rPr>
      <w:sz w:val="22"/>
      <w:szCs w:val="22"/>
      <w:lang w:eastAsia="en-US"/>
    </w:rPr>
  </w:style>
  <w:style w:type="character" w:customStyle="1" w:styleId="aff6">
    <w:name w:val="Основной текст_"/>
    <w:link w:val="43"/>
    <w:rPr>
      <w:rFonts w:ascii="Times New Roman" w:eastAsia="Times New Roman" w:hAnsi="Times New Roman"/>
      <w:spacing w:val="2"/>
      <w:sz w:val="21"/>
      <w:szCs w:val="21"/>
      <w:shd w:val="clear" w:color="auto" w:fill="FFFFFF"/>
    </w:rPr>
  </w:style>
  <w:style w:type="paragraph" w:customStyle="1" w:styleId="43">
    <w:name w:val="Основной текст4"/>
    <w:basedOn w:val="a"/>
    <w:link w:val="aff6"/>
    <w:pPr>
      <w:widowControl w:val="0"/>
      <w:shd w:val="clear" w:color="auto" w:fill="FFFFFF"/>
      <w:spacing w:before="360" w:after="420" w:line="0" w:lineRule="atLeast"/>
      <w:jc w:val="both"/>
    </w:pPr>
    <w:rPr>
      <w:rFonts w:ascii="Times New Roman" w:eastAsia="Times New Roman" w:hAnsi="Times New Roman"/>
      <w:spacing w:val="2"/>
      <w:sz w:val="21"/>
      <w:szCs w:val="21"/>
      <w:lang w:eastAsia="ru-RU"/>
    </w:rPr>
  </w:style>
  <w:style w:type="character" w:customStyle="1" w:styleId="85pt0pt">
    <w:name w:val="Основной текст + 8;5 pt;Интервал 0 pt"/>
    <w:rPr>
      <w:rFonts w:ascii="Times New Roman" w:eastAsia="Times New Roman" w:hAnsi="Times New Roman" w:cs="Times New Roman"/>
      <w:color w:val="000000"/>
      <w:spacing w:val="4"/>
      <w:position w:val="0"/>
      <w:sz w:val="17"/>
      <w:szCs w:val="17"/>
      <w:u w:val="none"/>
      <w:shd w:val="clear" w:color="auto" w:fill="FFFFFF"/>
      <w:lang w:val="ru-RU"/>
    </w:rPr>
  </w:style>
  <w:style w:type="paragraph" w:styleId="aff7">
    <w:name w:val="Revision"/>
    <w:hidden/>
    <w:uiPriority w:val="99"/>
    <w:semiHidden/>
    <w:rPr>
      <w:sz w:val="22"/>
      <w:szCs w:val="22"/>
      <w:lang w:eastAsia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>
  <a:themeElements>
    <a:clrScheme name="">
      <a:dk1>
        <a:srgbClr val="000000"/>
      </a:dk1>
      <a:lt1>
        <a:srgbClr val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">
      <a:majorFont>
        <a:latin typeface="Liberation Sans"/>
        <a:ea typeface="Liberation Sans"/>
        <a:cs typeface="Liberation Sans"/>
      </a:majorFont>
      <a:minorFont>
        <a:latin typeface="Liberation Sans"/>
        <a:ea typeface="Liberation Sans"/>
        <a:cs typeface="Liberation Sans"/>
      </a:minorFont>
    </a:fontScheme>
    <a:fmtScheme>
      <a:fillStyleLst>
        <a:solidFill>
          <a:schemeClr val="phClr"/>
        </a:solidFill>
        <a:gradFill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>
          <a:solidFill>
            <a:schemeClr val="phClr">
              <a:shade val="95000"/>
              <a:satMod val="105000"/>
            </a:schemeClr>
          </a:solidFill>
        </a:ln>
        <a:ln w="25400">
          <a:solidFill>
            <a:schemeClr val="phClr"/>
          </a:solidFill>
        </a:ln>
        <a:ln w="38100">
          <a:solidFill>
            <a:schemeClr val="phClr"/>
          </a:solidFill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rgbClr val="000000"/>
        </a:solidFill>
        <a:solidFill>
          <a:srgbClr val="000000"/>
        </a:soli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18</Pages>
  <Words>6460</Words>
  <Characters>36828</Characters>
  <Application>Microsoft Office Word</Application>
  <DocSecurity>0</DocSecurity>
  <Lines>306</Lines>
  <Paragraphs>86</Paragraphs>
  <ScaleCrop>false</ScaleCrop>
  <Company>Администрация г. Серпухова</Company>
  <LinksUpToDate>false</LinksUpToDate>
  <CharactersWithSpaces>43202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Эльчин Г. Рзаев</dc:creator>
  <cp:lastModifiedBy>Владимир Е. Сергеев</cp:lastModifiedBy>
  <cp:revision>8</cp:revision>
  <dcterms:created xsi:type="dcterms:W3CDTF">2026-02-17T11:13:00Z</dcterms:created>
  <dcterms:modified xsi:type="dcterms:W3CDTF">2026-03-04T14:29:00Z</dcterms:modified>
  <cp:version>1048576</cp:version>
</cp:coreProperties>
</file>